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Del="006F7316" w:rsidRDefault="00342029" w:rsidP="00CF4E68">
          <w:pPr>
            <w:pStyle w:val="TOCHeading"/>
            <w:rPr>
              <w:del w:id="0" w:author="Nikunj Patel" w:date="2016-03-09T20:05:00Z"/>
            </w:rPr>
          </w:pPr>
          <w:r w:rsidRPr="00E35C42">
            <w:t>Table of contents</w:t>
          </w:r>
          <w:bookmarkStart w:id="1" w:name="_GoBack"/>
          <w:bookmarkEnd w:id="1"/>
        </w:p>
        <w:p w14:paraId="4785B14A" w14:textId="77777777" w:rsidR="00342029" w:rsidRPr="00CA777D" w:rsidRDefault="00342029">
          <w:pPr>
            <w:pStyle w:val="TOCHeading"/>
            <w:pPrChange w:id="2" w:author="Nikunj Patel" w:date="2016-03-09T20:05:00Z">
              <w:pPr/>
            </w:pPrChange>
          </w:pPr>
        </w:p>
        <w:p w14:paraId="790A3D7C" w14:textId="19BD032E" w:rsidR="00660209" w:rsidRDefault="00342029">
          <w:pPr>
            <w:pStyle w:val="TOC2"/>
            <w:tabs>
              <w:tab w:val="right" w:leader="dot" w:pos="12950"/>
            </w:tabs>
            <w:rPr>
              <w:ins w:id="3" w:author="Swapnil Mirjolkar | MAQ Software" w:date="2016-03-16T19:12:00Z"/>
              <w:rFonts w:asciiTheme="minorHAnsi" w:eastAsiaTheme="minorEastAsia" w:hAnsiTheme="minorHAnsi"/>
              <w:noProof/>
            </w:rPr>
          </w:pPr>
          <w:r>
            <w:fldChar w:fldCharType="begin"/>
          </w:r>
          <w:r>
            <w:instrText xml:space="preserve"> TOC \o "1-3" \h \z \u </w:instrText>
          </w:r>
          <w:r>
            <w:fldChar w:fldCharType="separate"/>
          </w:r>
          <w:ins w:id="4" w:author="Swapnil Mirjolkar | MAQ Software" w:date="2016-03-16T19:12:00Z">
            <w:r w:rsidR="00660209" w:rsidRPr="0063799B">
              <w:rPr>
                <w:rStyle w:val="Hyperlink"/>
                <w:noProof/>
              </w:rPr>
              <w:fldChar w:fldCharType="begin"/>
            </w:r>
            <w:r w:rsidR="00660209" w:rsidRPr="0063799B">
              <w:rPr>
                <w:rStyle w:val="Hyperlink"/>
                <w:noProof/>
              </w:rPr>
              <w:instrText xml:space="preserve"> </w:instrText>
            </w:r>
            <w:r w:rsidR="00660209">
              <w:rPr>
                <w:noProof/>
              </w:rPr>
              <w:instrText>HYPERLINK \l "_Toc445918868"</w:instrText>
            </w:r>
            <w:r w:rsidR="00660209" w:rsidRPr="0063799B">
              <w:rPr>
                <w:rStyle w:val="Hyperlink"/>
                <w:noProof/>
              </w:rPr>
              <w:instrText xml:space="preserve"> </w:instrText>
            </w:r>
            <w:r w:rsidR="00660209" w:rsidRPr="0063799B">
              <w:rPr>
                <w:rStyle w:val="Hyperlink"/>
                <w:noProof/>
              </w:rPr>
            </w:r>
            <w:r w:rsidR="00660209" w:rsidRPr="0063799B">
              <w:rPr>
                <w:rStyle w:val="Hyperlink"/>
                <w:noProof/>
              </w:rPr>
              <w:fldChar w:fldCharType="separate"/>
            </w:r>
            <w:r w:rsidR="00660209" w:rsidRPr="0063799B">
              <w:rPr>
                <w:rStyle w:val="Hyperlink"/>
                <w:rFonts w:eastAsia="Times New Roman"/>
                <w:noProof/>
              </w:rPr>
              <w:t>Pre-requisites</w:t>
            </w:r>
            <w:r w:rsidR="00660209">
              <w:rPr>
                <w:noProof/>
                <w:webHidden/>
              </w:rPr>
              <w:tab/>
            </w:r>
            <w:r w:rsidR="00660209">
              <w:rPr>
                <w:noProof/>
                <w:webHidden/>
              </w:rPr>
              <w:fldChar w:fldCharType="begin"/>
            </w:r>
            <w:r w:rsidR="00660209">
              <w:rPr>
                <w:noProof/>
                <w:webHidden/>
              </w:rPr>
              <w:instrText xml:space="preserve"> PAGEREF _Toc445918868 \h </w:instrText>
            </w:r>
            <w:r w:rsidR="00660209">
              <w:rPr>
                <w:noProof/>
                <w:webHidden/>
              </w:rPr>
            </w:r>
          </w:ins>
          <w:r w:rsidR="00660209">
            <w:rPr>
              <w:noProof/>
              <w:webHidden/>
            </w:rPr>
            <w:fldChar w:fldCharType="separate"/>
          </w:r>
          <w:ins w:id="5" w:author="Swapnil Mirjolkar | MAQ Software" w:date="2016-03-16T19:12:00Z">
            <w:r w:rsidR="00660209">
              <w:rPr>
                <w:noProof/>
                <w:webHidden/>
              </w:rPr>
              <w:t>3</w:t>
            </w:r>
            <w:r w:rsidR="00660209">
              <w:rPr>
                <w:noProof/>
                <w:webHidden/>
              </w:rPr>
              <w:fldChar w:fldCharType="end"/>
            </w:r>
            <w:r w:rsidR="00660209" w:rsidRPr="0063799B">
              <w:rPr>
                <w:rStyle w:val="Hyperlink"/>
                <w:noProof/>
              </w:rPr>
              <w:fldChar w:fldCharType="end"/>
            </w:r>
          </w:ins>
        </w:p>
        <w:p w14:paraId="18E5C286" w14:textId="0916E0DB" w:rsidR="00660209" w:rsidRDefault="00660209">
          <w:pPr>
            <w:pStyle w:val="TOC2"/>
            <w:tabs>
              <w:tab w:val="right" w:leader="dot" w:pos="12950"/>
            </w:tabs>
            <w:rPr>
              <w:ins w:id="6" w:author="Swapnil Mirjolkar | MAQ Software" w:date="2016-03-16T19:12:00Z"/>
              <w:rFonts w:asciiTheme="minorHAnsi" w:eastAsiaTheme="minorEastAsia" w:hAnsiTheme="minorHAnsi"/>
              <w:noProof/>
            </w:rPr>
          </w:pPr>
          <w:ins w:id="7"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"_Toc445918869"</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noProof/>
              </w:rPr>
              <w:t>Deployment steps</w:t>
            </w:r>
            <w:r>
              <w:rPr>
                <w:noProof/>
                <w:webHidden/>
              </w:rPr>
              <w:tab/>
            </w:r>
            <w:r>
              <w:rPr>
                <w:noProof/>
                <w:webHidden/>
              </w:rPr>
              <w:fldChar w:fldCharType="begin"/>
            </w:r>
            <w:r>
              <w:rPr>
                <w:noProof/>
                <w:webHidden/>
              </w:rPr>
              <w:instrText xml:space="preserve"> PAGEREF _Toc445918869 \h </w:instrText>
            </w:r>
            <w:r>
              <w:rPr>
                <w:noProof/>
                <w:webHidden/>
              </w:rPr>
            </w:r>
          </w:ins>
          <w:r>
            <w:rPr>
              <w:noProof/>
              <w:webHidden/>
            </w:rPr>
            <w:fldChar w:fldCharType="separate"/>
          </w:r>
          <w:ins w:id="8" w:author="Swapnil Mirjolkar | MAQ Software" w:date="2016-03-16T19:12:00Z">
            <w:r>
              <w:rPr>
                <w:noProof/>
                <w:webHidden/>
              </w:rPr>
              <w:t>7</w:t>
            </w:r>
            <w:r>
              <w:rPr>
                <w:noProof/>
                <w:webHidden/>
              </w:rPr>
              <w:fldChar w:fldCharType="end"/>
            </w:r>
            <w:r w:rsidRPr="0063799B">
              <w:rPr>
                <w:rStyle w:val="Hyperlink"/>
                <w:noProof/>
              </w:rPr>
              <w:fldChar w:fldCharType="end"/>
            </w:r>
          </w:ins>
        </w:p>
        <w:p w14:paraId="4164478D" w14:textId="06E1CE20" w:rsidR="00660209" w:rsidRDefault="00660209">
          <w:pPr>
            <w:pStyle w:val="TOC1"/>
            <w:tabs>
              <w:tab w:val="right" w:leader="dot" w:pos="12950"/>
            </w:tabs>
            <w:rPr>
              <w:ins w:id="9" w:author="Swapnil Mirjolkar | MAQ Software" w:date="2016-03-16T19:12:00Z"/>
              <w:rFonts w:asciiTheme="minorHAnsi" w:eastAsiaTheme="minorEastAsia" w:hAnsiTheme="minorHAnsi"/>
              <w:b w:val="0"/>
              <w:noProof/>
            </w:rPr>
          </w:pPr>
          <w:ins w:id="10"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"_Toc445918870"</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noProof/>
              </w:rPr>
              <w:t>Appendix A</w:t>
            </w:r>
            <w:r>
              <w:rPr>
                <w:noProof/>
                <w:webHidden/>
              </w:rPr>
              <w:tab/>
            </w:r>
            <w:r>
              <w:rPr>
                <w:noProof/>
                <w:webHidden/>
              </w:rPr>
              <w:fldChar w:fldCharType="begin"/>
            </w:r>
            <w:r>
              <w:rPr>
                <w:noProof/>
                <w:webHidden/>
              </w:rPr>
              <w:instrText xml:space="preserve"> PAGEREF _Toc445918870 \h </w:instrText>
            </w:r>
            <w:r>
              <w:rPr>
                <w:noProof/>
                <w:webHidden/>
              </w:rPr>
            </w:r>
          </w:ins>
          <w:r>
            <w:rPr>
              <w:noProof/>
              <w:webHidden/>
            </w:rPr>
            <w:fldChar w:fldCharType="separate"/>
          </w:r>
          <w:ins w:id="11" w:author="Swapnil Mirjolkar | MAQ Software" w:date="2016-03-16T19:12:00Z">
            <w:r>
              <w:rPr>
                <w:noProof/>
                <w:webHidden/>
              </w:rPr>
              <w:t>27</w:t>
            </w:r>
            <w:r>
              <w:rPr>
                <w:noProof/>
                <w:webHidden/>
              </w:rPr>
              <w:fldChar w:fldCharType="end"/>
            </w:r>
            <w:r w:rsidRPr="0063799B">
              <w:rPr>
                <w:rStyle w:val="Hyperlink"/>
                <w:noProof/>
              </w:rPr>
              <w:fldChar w:fldCharType="end"/>
            </w:r>
          </w:ins>
        </w:p>
        <w:p w14:paraId="3F19C0E4" w14:textId="0BABBD4E" w:rsidR="00660209" w:rsidRDefault="00660209">
          <w:pPr>
            <w:pStyle w:val="TOC2"/>
            <w:tabs>
              <w:tab w:val="right" w:leader="dot" w:pos="12950"/>
            </w:tabs>
            <w:rPr>
              <w:ins w:id="12" w:author="Swapnil Mirjolkar | MAQ Software" w:date="2016-03-16T19:12:00Z"/>
              <w:rFonts w:asciiTheme="minorHAnsi" w:eastAsiaTheme="minorEastAsia" w:hAnsiTheme="minorHAnsi"/>
              <w:noProof/>
            </w:rPr>
          </w:pPr>
          <w:ins w:id="13"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"_Toc445918871"</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rFonts w:eastAsia="Times New Roman"/>
                <w:noProof/>
              </w:rPr>
              <w:t>Adding new client to the Tenant</w:t>
            </w:r>
            <w:r>
              <w:rPr>
                <w:noProof/>
                <w:webHidden/>
              </w:rPr>
              <w:tab/>
            </w:r>
            <w:r>
              <w:rPr>
                <w:noProof/>
                <w:webHidden/>
              </w:rPr>
              <w:fldChar w:fldCharType="begin"/>
            </w:r>
            <w:r>
              <w:rPr>
                <w:noProof/>
                <w:webHidden/>
              </w:rPr>
              <w:instrText xml:space="preserve"> PAGEREF _Toc445918871 \h </w:instrText>
            </w:r>
            <w:r>
              <w:rPr>
                <w:noProof/>
                <w:webHidden/>
              </w:rPr>
            </w:r>
          </w:ins>
          <w:r>
            <w:rPr>
              <w:noProof/>
              <w:webHidden/>
            </w:rPr>
            <w:fldChar w:fldCharType="separate"/>
          </w:r>
          <w:ins w:id="14" w:author="Swapnil Mirjolkar | MAQ Software" w:date="2016-03-16T19:12:00Z">
            <w:r>
              <w:rPr>
                <w:noProof/>
                <w:webHidden/>
              </w:rPr>
              <w:t>27</w:t>
            </w:r>
            <w:r>
              <w:rPr>
                <w:noProof/>
                <w:webHidden/>
              </w:rPr>
              <w:fldChar w:fldCharType="end"/>
            </w:r>
            <w:r w:rsidRPr="0063799B">
              <w:rPr>
                <w:rStyle w:val="Hyperlink"/>
                <w:noProof/>
              </w:rPr>
              <w:fldChar w:fldCharType="end"/>
            </w:r>
          </w:ins>
        </w:p>
        <w:p w14:paraId="5A09CE68" w14:textId="673163D0" w:rsidR="00660209" w:rsidRDefault="00660209">
          <w:pPr>
            <w:pStyle w:val="TOC1"/>
            <w:tabs>
              <w:tab w:val="right" w:leader="dot" w:pos="12950"/>
            </w:tabs>
            <w:rPr>
              <w:ins w:id="15" w:author="Swapnil Mirjolkar | MAQ Software" w:date="2016-03-16T19:12:00Z"/>
              <w:rFonts w:asciiTheme="minorHAnsi" w:eastAsiaTheme="minorEastAsia" w:hAnsiTheme="minorHAnsi"/>
              <w:b w:val="0"/>
              <w:noProof/>
            </w:rPr>
          </w:pPr>
          <w:ins w:id="16"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"_Toc445918872"</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noProof/>
              </w:rPr>
              <w:t>Appendix B</w:t>
            </w:r>
            <w:r>
              <w:rPr>
                <w:noProof/>
                <w:webHidden/>
              </w:rPr>
              <w:tab/>
            </w:r>
            <w:r>
              <w:rPr>
                <w:noProof/>
                <w:webHidden/>
              </w:rPr>
              <w:fldChar w:fldCharType="begin"/>
            </w:r>
            <w:r>
              <w:rPr>
                <w:noProof/>
                <w:webHidden/>
              </w:rPr>
              <w:instrText xml:space="preserve"> PAGEREF _Toc445918872 \h </w:instrText>
            </w:r>
            <w:r>
              <w:rPr>
                <w:noProof/>
                <w:webHidden/>
              </w:rPr>
            </w:r>
          </w:ins>
          <w:r>
            <w:rPr>
              <w:noProof/>
              <w:webHidden/>
            </w:rPr>
            <w:fldChar w:fldCharType="separate"/>
          </w:r>
          <w:ins w:id="17" w:author="Swapnil Mirjolkar | MAQ Software" w:date="2016-03-16T19:12:00Z">
            <w:r>
              <w:rPr>
                <w:noProof/>
                <w:webHidden/>
              </w:rPr>
              <w:t>48</w:t>
            </w:r>
            <w:r>
              <w:rPr>
                <w:noProof/>
                <w:webHidden/>
              </w:rPr>
              <w:fldChar w:fldCharType="end"/>
            </w:r>
            <w:r w:rsidRPr="0063799B">
              <w:rPr>
                <w:rStyle w:val="Hyperlink"/>
                <w:noProof/>
              </w:rPr>
              <w:fldChar w:fldCharType="end"/>
            </w:r>
          </w:ins>
        </w:p>
        <w:p w14:paraId="454054FB" w14:textId="0C0CD485" w:rsidR="00660209" w:rsidRDefault="00660209">
          <w:pPr>
            <w:pStyle w:val="TOC2"/>
            <w:tabs>
              <w:tab w:val="right" w:leader="dot" w:pos="12950"/>
            </w:tabs>
            <w:rPr>
              <w:ins w:id="18" w:author="Swapnil Mirjolkar | MAQ Software" w:date="2016-03-16T19:12:00Z"/>
              <w:rFonts w:asciiTheme="minorHAnsi" w:eastAsiaTheme="minorEastAsia" w:hAnsiTheme="minorHAnsi"/>
              <w:noProof/>
            </w:rPr>
          </w:pPr>
          <w:ins w:id="19"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"_Toc445918873"</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rFonts w:eastAsia="Times New Roman"/>
                <w:noProof/>
              </w:rPr>
              <w:t>Change app settings on Azure</w:t>
            </w:r>
            <w:r>
              <w:rPr>
                <w:noProof/>
                <w:webHidden/>
              </w:rPr>
              <w:tab/>
            </w:r>
            <w:r>
              <w:rPr>
                <w:noProof/>
                <w:webHidden/>
              </w:rPr>
              <w:fldChar w:fldCharType="begin"/>
            </w:r>
            <w:r>
              <w:rPr>
                <w:noProof/>
                <w:webHidden/>
              </w:rPr>
              <w:instrText xml:space="preserve"> PAGEREF _Toc445918873 \h </w:instrText>
            </w:r>
            <w:r>
              <w:rPr>
                <w:noProof/>
                <w:webHidden/>
              </w:rPr>
            </w:r>
          </w:ins>
          <w:r>
            <w:rPr>
              <w:noProof/>
              <w:webHidden/>
            </w:rPr>
            <w:fldChar w:fldCharType="separate"/>
          </w:r>
          <w:ins w:id="20" w:author="Swapnil Mirjolkar | MAQ Software" w:date="2016-03-16T19:12:00Z">
            <w:r>
              <w:rPr>
                <w:noProof/>
                <w:webHidden/>
              </w:rPr>
              <w:t>48</w:t>
            </w:r>
            <w:r>
              <w:rPr>
                <w:noProof/>
                <w:webHidden/>
              </w:rPr>
              <w:fldChar w:fldCharType="end"/>
            </w:r>
            <w:r w:rsidRPr="0063799B">
              <w:rPr>
                <w:rStyle w:val="Hyperlink"/>
                <w:noProof/>
              </w:rPr>
              <w:fldChar w:fldCharType="end"/>
            </w:r>
          </w:ins>
        </w:p>
        <w:p w14:paraId="5008FBEC" w14:textId="19AF83CB" w:rsidR="00660209" w:rsidRDefault="00660209">
          <w:pPr>
            <w:pStyle w:val="TOC1"/>
            <w:tabs>
              <w:tab w:val="right" w:leader="dot" w:pos="12950"/>
            </w:tabs>
            <w:rPr>
              <w:ins w:id="21" w:author="Swapnil Mirjolkar | MAQ Software" w:date="2016-03-16T19:12:00Z"/>
              <w:rFonts w:asciiTheme="minorHAnsi" w:eastAsiaTheme="minorEastAsia" w:hAnsiTheme="minorHAnsi"/>
              <w:b w:val="0"/>
              <w:noProof/>
            </w:rPr>
          </w:pPr>
          <w:ins w:id="22"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"_Toc445918874"</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noProof/>
              </w:rPr>
              <w:t>Appendix C</w:t>
            </w:r>
            <w:r>
              <w:rPr>
                <w:noProof/>
                <w:webHidden/>
              </w:rPr>
              <w:tab/>
            </w:r>
            <w:r>
              <w:rPr>
                <w:noProof/>
                <w:webHidden/>
              </w:rPr>
              <w:fldChar w:fldCharType="begin"/>
            </w:r>
            <w:r>
              <w:rPr>
                <w:noProof/>
                <w:webHidden/>
              </w:rPr>
              <w:instrText xml:space="preserve"> PAGEREF _Toc445918874 \h </w:instrText>
            </w:r>
            <w:r>
              <w:rPr>
                <w:noProof/>
                <w:webHidden/>
              </w:rPr>
            </w:r>
          </w:ins>
          <w:r>
            <w:rPr>
              <w:noProof/>
              <w:webHidden/>
            </w:rPr>
            <w:fldChar w:fldCharType="separate"/>
          </w:r>
          <w:ins w:id="23" w:author="Swapnil Mirjolkar | MAQ Software" w:date="2016-03-16T19:12:00Z">
            <w:r>
              <w:rPr>
                <w:noProof/>
                <w:webHidden/>
              </w:rPr>
              <w:t>50</w:t>
            </w:r>
            <w:r>
              <w:rPr>
                <w:noProof/>
                <w:webHidden/>
              </w:rPr>
              <w:fldChar w:fldCharType="end"/>
            </w:r>
            <w:r w:rsidRPr="0063799B">
              <w:rPr>
                <w:rStyle w:val="Hyperlink"/>
                <w:noProof/>
              </w:rPr>
              <w:fldChar w:fldCharType="end"/>
            </w:r>
          </w:ins>
        </w:p>
        <w:p w14:paraId="03B5654E" w14:textId="533CA0EC" w:rsidR="00660209" w:rsidRDefault="00660209">
          <w:pPr>
            <w:pStyle w:val="TOC2"/>
            <w:tabs>
              <w:tab w:val="right" w:leader="dot" w:pos="12950"/>
            </w:tabs>
            <w:rPr>
              <w:ins w:id="24" w:author="Swapnil Mirjolkar | MAQ Software" w:date="2016-03-16T19:12:00Z"/>
              <w:rFonts w:asciiTheme="minorHAnsi" w:eastAsiaTheme="minorEastAsia" w:hAnsiTheme="minorHAnsi"/>
              <w:noProof/>
            </w:rPr>
          </w:pPr>
          <w:ins w:id="25"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"_Toc445918875"</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rFonts w:eastAsia="Times New Roman"/>
                <w:noProof/>
              </w:rPr>
              <w:t>Publish Content types from Content Type Hub</w:t>
            </w:r>
            <w:r>
              <w:rPr>
                <w:noProof/>
                <w:webHidden/>
              </w:rPr>
              <w:tab/>
            </w:r>
            <w:r>
              <w:rPr>
                <w:noProof/>
                <w:webHidden/>
              </w:rPr>
              <w:fldChar w:fldCharType="begin"/>
            </w:r>
            <w:r>
              <w:rPr>
                <w:noProof/>
                <w:webHidden/>
              </w:rPr>
              <w:instrText xml:space="preserve"> PAGEREF _Toc445918875 \h </w:instrText>
            </w:r>
            <w:r>
              <w:rPr>
                <w:noProof/>
                <w:webHidden/>
              </w:rPr>
            </w:r>
          </w:ins>
          <w:r>
            <w:rPr>
              <w:noProof/>
              <w:webHidden/>
            </w:rPr>
            <w:fldChar w:fldCharType="separate"/>
          </w:r>
          <w:ins w:id="26" w:author="Swapnil Mirjolkar | MAQ Software" w:date="2016-03-16T19:12:00Z">
            <w:r>
              <w:rPr>
                <w:noProof/>
                <w:webHidden/>
              </w:rPr>
              <w:t>50</w:t>
            </w:r>
            <w:r>
              <w:rPr>
                <w:noProof/>
                <w:webHidden/>
              </w:rPr>
              <w:fldChar w:fldCharType="end"/>
            </w:r>
            <w:r w:rsidRPr="0063799B">
              <w:rPr>
                <w:rStyle w:val="Hyperlink"/>
                <w:noProof/>
              </w:rPr>
              <w:fldChar w:fldCharType="end"/>
            </w:r>
          </w:ins>
        </w:p>
        <w:p w14:paraId="60FC0945" w14:textId="79FC3006" w:rsidR="00660209" w:rsidRDefault="00660209">
          <w:pPr>
            <w:pStyle w:val="TOC1"/>
            <w:tabs>
              <w:tab w:val="right" w:leader="dot" w:pos="12950"/>
            </w:tabs>
            <w:rPr>
              <w:ins w:id="27" w:author="Swapnil Mirjolkar | MAQ Software" w:date="2016-03-16T19:12:00Z"/>
              <w:rFonts w:asciiTheme="minorHAnsi" w:eastAsiaTheme="minorEastAsia" w:hAnsiTheme="minorHAnsi"/>
              <w:b w:val="0"/>
              <w:noProof/>
            </w:rPr>
          </w:pPr>
          <w:ins w:id="28"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"_Toc445918876"</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noProof/>
              </w:rPr>
              <w:t>Appendix D</w:t>
            </w:r>
            <w:r>
              <w:rPr>
                <w:noProof/>
                <w:webHidden/>
              </w:rPr>
              <w:tab/>
            </w:r>
            <w:r>
              <w:rPr>
                <w:noProof/>
                <w:webHidden/>
              </w:rPr>
              <w:fldChar w:fldCharType="begin"/>
            </w:r>
            <w:r>
              <w:rPr>
                <w:noProof/>
                <w:webHidden/>
              </w:rPr>
              <w:instrText xml:space="preserve"> PAGEREF _Toc445918876 \h </w:instrText>
            </w:r>
            <w:r>
              <w:rPr>
                <w:noProof/>
                <w:webHidden/>
              </w:rPr>
            </w:r>
          </w:ins>
          <w:r>
            <w:rPr>
              <w:noProof/>
              <w:webHidden/>
            </w:rPr>
            <w:fldChar w:fldCharType="separate"/>
          </w:r>
          <w:ins w:id="29" w:author="Swapnil Mirjolkar | MAQ Software" w:date="2016-03-16T19:12:00Z">
            <w:r>
              <w:rPr>
                <w:noProof/>
                <w:webHidden/>
              </w:rPr>
              <w:t>52</w:t>
            </w:r>
            <w:r>
              <w:rPr>
                <w:noProof/>
                <w:webHidden/>
              </w:rPr>
              <w:fldChar w:fldCharType="end"/>
            </w:r>
            <w:r w:rsidRPr="0063799B">
              <w:rPr>
                <w:rStyle w:val="Hyperlink"/>
                <w:noProof/>
              </w:rPr>
              <w:fldChar w:fldCharType="end"/>
            </w:r>
          </w:ins>
        </w:p>
        <w:p w14:paraId="3FFC9527" w14:textId="1C1CF7DF" w:rsidR="00660209" w:rsidRDefault="00660209">
          <w:pPr>
            <w:pStyle w:val="TOC2"/>
            <w:tabs>
              <w:tab w:val="right" w:leader="dot" w:pos="12950"/>
            </w:tabs>
            <w:rPr>
              <w:ins w:id="30" w:author="Swapnil Mirjolkar | MAQ Software" w:date="2016-03-16T19:12:00Z"/>
              <w:rFonts w:asciiTheme="minorHAnsi" w:eastAsiaTheme="minorEastAsia" w:hAnsiTheme="minorHAnsi"/>
              <w:noProof/>
            </w:rPr>
          </w:pPr>
          <w:ins w:id="31"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"_Toc445918877"</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rFonts w:eastAsia="Times New Roman"/>
                <w:noProof/>
              </w:rPr>
              <w:t>Add admin account to term store admin</w:t>
            </w:r>
            <w:r>
              <w:rPr>
                <w:noProof/>
                <w:webHidden/>
              </w:rPr>
              <w:tab/>
            </w:r>
            <w:r>
              <w:rPr>
                <w:noProof/>
                <w:webHidden/>
              </w:rPr>
              <w:fldChar w:fldCharType="begin"/>
            </w:r>
            <w:r>
              <w:rPr>
                <w:noProof/>
                <w:webHidden/>
              </w:rPr>
              <w:instrText xml:space="preserve"> PAGEREF _Toc445918877 \h </w:instrText>
            </w:r>
            <w:r>
              <w:rPr>
                <w:noProof/>
                <w:webHidden/>
              </w:rPr>
            </w:r>
          </w:ins>
          <w:r>
            <w:rPr>
              <w:noProof/>
              <w:webHidden/>
            </w:rPr>
            <w:fldChar w:fldCharType="separate"/>
          </w:r>
          <w:ins w:id="32" w:author="Swapnil Mirjolkar | MAQ Software" w:date="2016-03-16T19:12:00Z">
            <w:r>
              <w:rPr>
                <w:noProof/>
                <w:webHidden/>
              </w:rPr>
              <w:t>52</w:t>
            </w:r>
            <w:r>
              <w:rPr>
                <w:noProof/>
                <w:webHidden/>
              </w:rPr>
              <w:fldChar w:fldCharType="end"/>
            </w:r>
            <w:r w:rsidRPr="0063799B">
              <w:rPr>
                <w:rStyle w:val="Hyperlink"/>
                <w:noProof/>
              </w:rPr>
              <w:fldChar w:fldCharType="end"/>
            </w:r>
          </w:ins>
        </w:p>
        <w:p w14:paraId="57F2C106" w14:textId="3F64CC43" w:rsidR="00660209" w:rsidRDefault="00660209">
          <w:pPr>
            <w:pStyle w:val="TOC1"/>
            <w:tabs>
              <w:tab w:val="right" w:leader="dot" w:pos="12950"/>
            </w:tabs>
            <w:rPr>
              <w:ins w:id="33" w:author="Swapnil Mirjolkar | MAQ Software" w:date="2016-03-16T19:12:00Z"/>
              <w:rFonts w:asciiTheme="minorHAnsi" w:eastAsiaTheme="minorEastAsia" w:hAnsiTheme="minorHAnsi"/>
              <w:b w:val="0"/>
              <w:noProof/>
            </w:rPr>
          </w:pPr>
          <w:ins w:id="34"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"_Toc445918878"</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noProof/>
              </w:rPr>
              <w:t>Appendix E</w:t>
            </w:r>
            <w:r>
              <w:rPr>
                <w:noProof/>
                <w:webHidden/>
              </w:rPr>
              <w:tab/>
            </w:r>
            <w:r>
              <w:rPr>
                <w:noProof/>
                <w:webHidden/>
              </w:rPr>
              <w:fldChar w:fldCharType="begin"/>
            </w:r>
            <w:r>
              <w:rPr>
                <w:noProof/>
                <w:webHidden/>
              </w:rPr>
              <w:instrText xml:space="preserve"> PAGEREF _Toc445918878 \h </w:instrText>
            </w:r>
            <w:r>
              <w:rPr>
                <w:noProof/>
                <w:webHidden/>
              </w:rPr>
            </w:r>
          </w:ins>
          <w:r>
            <w:rPr>
              <w:noProof/>
              <w:webHidden/>
            </w:rPr>
            <w:fldChar w:fldCharType="separate"/>
          </w:r>
          <w:ins w:id="35" w:author="Swapnil Mirjolkar | MAQ Software" w:date="2016-03-16T19:12:00Z">
            <w:r>
              <w:rPr>
                <w:noProof/>
                <w:webHidden/>
              </w:rPr>
              <w:t>53</w:t>
            </w:r>
            <w:r>
              <w:rPr>
                <w:noProof/>
                <w:webHidden/>
              </w:rPr>
              <w:fldChar w:fldCharType="end"/>
            </w:r>
            <w:r w:rsidRPr="0063799B">
              <w:rPr>
                <w:rStyle w:val="Hyperlink"/>
                <w:noProof/>
              </w:rPr>
              <w:fldChar w:fldCharType="end"/>
            </w:r>
          </w:ins>
        </w:p>
        <w:p w14:paraId="16E3E470" w14:textId="7AEBCFA6" w:rsidR="00660209" w:rsidRDefault="00660209">
          <w:pPr>
            <w:pStyle w:val="TOC2"/>
            <w:tabs>
              <w:tab w:val="right" w:leader="dot" w:pos="12950"/>
            </w:tabs>
            <w:rPr>
              <w:ins w:id="36" w:author="Swapnil Mirjolkar | MAQ Software" w:date="2016-03-16T19:12:00Z"/>
              <w:rFonts w:asciiTheme="minorHAnsi" w:eastAsiaTheme="minorEastAsia" w:hAnsiTheme="minorHAnsi"/>
              <w:noProof/>
            </w:rPr>
          </w:pPr>
          <w:ins w:id="37"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"_Toc445918879"</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rFonts w:eastAsia="Times New Roman"/>
                <w:noProof/>
              </w:rPr>
              <w:t>Steps to create Azure redis cache</w:t>
            </w:r>
            <w:r>
              <w:rPr>
                <w:noProof/>
                <w:webHidden/>
              </w:rPr>
              <w:tab/>
            </w:r>
            <w:r>
              <w:rPr>
                <w:noProof/>
                <w:webHidden/>
              </w:rPr>
              <w:fldChar w:fldCharType="begin"/>
            </w:r>
            <w:r>
              <w:rPr>
                <w:noProof/>
                <w:webHidden/>
              </w:rPr>
              <w:instrText xml:space="preserve"> PAGEREF _Toc445918879 \h </w:instrText>
            </w:r>
            <w:r>
              <w:rPr>
                <w:noProof/>
                <w:webHidden/>
              </w:rPr>
            </w:r>
          </w:ins>
          <w:r>
            <w:rPr>
              <w:noProof/>
              <w:webHidden/>
            </w:rPr>
            <w:fldChar w:fldCharType="separate"/>
          </w:r>
          <w:ins w:id="38" w:author="Swapnil Mirjolkar | MAQ Software" w:date="2016-03-16T19:12:00Z">
            <w:r>
              <w:rPr>
                <w:noProof/>
                <w:webHidden/>
              </w:rPr>
              <w:t>53</w:t>
            </w:r>
            <w:r>
              <w:rPr>
                <w:noProof/>
                <w:webHidden/>
              </w:rPr>
              <w:fldChar w:fldCharType="end"/>
            </w:r>
            <w:r w:rsidRPr="0063799B">
              <w:rPr>
                <w:rStyle w:val="Hyperlink"/>
                <w:noProof/>
              </w:rPr>
              <w:fldChar w:fldCharType="end"/>
            </w:r>
          </w:ins>
        </w:p>
        <w:p w14:paraId="3FBF6DAF" w14:textId="35378DD2" w:rsidR="00660209" w:rsidRDefault="00660209">
          <w:pPr>
            <w:pStyle w:val="TOC2"/>
            <w:tabs>
              <w:tab w:val="right" w:leader="dot" w:pos="12950"/>
            </w:tabs>
            <w:rPr>
              <w:ins w:id="39" w:author="Swapnil Mirjolkar | MAQ Software" w:date="2016-03-16T19:12:00Z"/>
              <w:rFonts w:asciiTheme="minorHAnsi" w:eastAsiaTheme="minorEastAsia" w:hAnsiTheme="minorHAnsi"/>
              <w:noProof/>
            </w:rPr>
          </w:pPr>
          <w:ins w:id="40"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"_Toc445918880"</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noProof/>
              </w:rPr>
              <w:t>Update service’s appsettings</w:t>
            </w:r>
            <w:r>
              <w:rPr>
                <w:noProof/>
                <w:webHidden/>
              </w:rPr>
              <w:tab/>
            </w:r>
            <w:r>
              <w:rPr>
                <w:noProof/>
                <w:webHidden/>
              </w:rPr>
              <w:fldChar w:fldCharType="begin"/>
            </w:r>
            <w:r>
              <w:rPr>
                <w:noProof/>
                <w:webHidden/>
              </w:rPr>
              <w:instrText xml:space="preserve"> PAGEREF _Toc445918880 \h </w:instrText>
            </w:r>
            <w:r>
              <w:rPr>
                <w:noProof/>
                <w:webHidden/>
              </w:rPr>
            </w:r>
          </w:ins>
          <w:r>
            <w:rPr>
              <w:noProof/>
              <w:webHidden/>
            </w:rPr>
            <w:fldChar w:fldCharType="separate"/>
          </w:r>
          <w:ins w:id="41" w:author="Swapnil Mirjolkar | MAQ Software" w:date="2016-03-16T19:12:00Z">
            <w:r>
              <w:rPr>
                <w:noProof/>
                <w:webHidden/>
              </w:rPr>
              <w:t>58</w:t>
            </w:r>
            <w:r>
              <w:rPr>
                <w:noProof/>
                <w:webHidden/>
              </w:rPr>
              <w:fldChar w:fldCharType="end"/>
            </w:r>
            <w:r w:rsidRPr="0063799B">
              <w:rPr>
                <w:rStyle w:val="Hyperlink"/>
                <w:noProof/>
              </w:rPr>
              <w:fldChar w:fldCharType="end"/>
            </w:r>
          </w:ins>
        </w:p>
        <w:p w14:paraId="2DDFB9FA" w14:textId="64E4DE1E" w:rsidR="00660209" w:rsidRDefault="00660209">
          <w:pPr>
            <w:pStyle w:val="TOC1"/>
            <w:tabs>
              <w:tab w:val="right" w:leader="dot" w:pos="12950"/>
            </w:tabs>
            <w:rPr>
              <w:ins w:id="42" w:author="Swapnil Mirjolkar | MAQ Software" w:date="2016-03-16T19:12:00Z"/>
              <w:rFonts w:asciiTheme="minorHAnsi" w:eastAsiaTheme="minorEastAsia" w:hAnsiTheme="minorHAnsi"/>
              <w:b w:val="0"/>
              <w:noProof/>
            </w:rPr>
          </w:pPr>
          <w:ins w:id="43"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"_Toc445918881"</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noProof/>
              </w:rPr>
              <w:t>Appendix F</w:t>
            </w:r>
            <w:r>
              <w:rPr>
                <w:noProof/>
                <w:webHidden/>
              </w:rPr>
              <w:tab/>
            </w:r>
            <w:r>
              <w:rPr>
                <w:noProof/>
                <w:webHidden/>
              </w:rPr>
              <w:fldChar w:fldCharType="begin"/>
            </w:r>
            <w:r>
              <w:rPr>
                <w:noProof/>
                <w:webHidden/>
              </w:rPr>
              <w:instrText xml:space="preserve"> PAGEREF _Toc445918881 \h </w:instrText>
            </w:r>
            <w:r>
              <w:rPr>
                <w:noProof/>
                <w:webHidden/>
              </w:rPr>
            </w:r>
          </w:ins>
          <w:r>
            <w:rPr>
              <w:noProof/>
              <w:webHidden/>
            </w:rPr>
            <w:fldChar w:fldCharType="separate"/>
          </w:r>
          <w:ins w:id="44" w:author="Swapnil Mirjolkar | MAQ Software" w:date="2016-03-16T19:12:00Z">
            <w:r>
              <w:rPr>
                <w:noProof/>
                <w:webHidden/>
              </w:rPr>
              <w:t>61</w:t>
            </w:r>
            <w:r>
              <w:rPr>
                <w:noProof/>
                <w:webHidden/>
              </w:rPr>
              <w:fldChar w:fldCharType="end"/>
            </w:r>
            <w:r w:rsidRPr="0063799B">
              <w:rPr>
                <w:rStyle w:val="Hyperlink"/>
                <w:noProof/>
              </w:rPr>
              <w:fldChar w:fldCharType="end"/>
            </w:r>
          </w:ins>
        </w:p>
        <w:p w14:paraId="7AEE78C5" w14:textId="066BF0CD" w:rsidR="00660209" w:rsidRDefault="00660209">
          <w:pPr>
            <w:pStyle w:val="TOC2"/>
            <w:tabs>
              <w:tab w:val="right" w:leader="dot" w:pos="12950"/>
            </w:tabs>
            <w:rPr>
              <w:ins w:id="45" w:author="Swapnil Mirjolkar | MAQ Software" w:date="2016-03-16T19:12:00Z"/>
              <w:rFonts w:asciiTheme="minorHAnsi" w:eastAsiaTheme="minorEastAsia" w:hAnsiTheme="minorHAnsi"/>
              <w:noProof/>
            </w:rPr>
          </w:pPr>
          <w:ins w:id="46"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"_Toc445918882"</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rFonts w:eastAsia="Times New Roman"/>
                <w:noProof/>
              </w:rPr>
              <w:t>Update following configuration values in resource files to perform deployment (Manual deployment)</w:t>
            </w:r>
            <w:r>
              <w:rPr>
                <w:noProof/>
                <w:webHidden/>
              </w:rPr>
              <w:tab/>
            </w:r>
            <w:r>
              <w:rPr>
                <w:noProof/>
                <w:webHidden/>
              </w:rPr>
              <w:fldChar w:fldCharType="begin"/>
            </w:r>
            <w:r>
              <w:rPr>
                <w:noProof/>
                <w:webHidden/>
              </w:rPr>
              <w:instrText xml:space="preserve"> PAGEREF _Toc445918882 \h </w:instrText>
            </w:r>
            <w:r>
              <w:rPr>
                <w:noProof/>
                <w:webHidden/>
              </w:rPr>
            </w:r>
          </w:ins>
          <w:r>
            <w:rPr>
              <w:noProof/>
              <w:webHidden/>
            </w:rPr>
            <w:fldChar w:fldCharType="separate"/>
          </w:r>
          <w:ins w:id="47" w:author="Swapnil Mirjolkar | MAQ Software" w:date="2016-03-16T19:12:00Z">
            <w:r>
              <w:rPr>
                <w:noProof/>
                <w:webHidden/>
              </w:rPr>
              <w:t>61</w:t>
            </w:r>
            <w:r>
              <w:rPr>
                <w:noProof/>
                <w:webHidden/>
              </w:rPr>
              <w:fldChar w:fldCharType="end"/>
            </w:r>
            <w:r w:rsidRPr="0063799B">
              <w:rPr>
                <w:rStyle w:val="Hyperlink"/>
                <w:noProof/>
              </w:rPr>
              <w:fldChar w:fldCharType="end"/>
            </w:r>
          </w:ins>
        </w:p>
        <w:p w14:paraId="299C0C50" w14:textId="482768C8" w:rsidR="00660209" w:rsidRDefault="00660209">
          <w:pPr>
            <w:pStyle w:val="TOC2"/>
            <w:tabs>
              <w:tab w:val="right" w:leader="dot" w:pos="12950"/>
            </w:tabs>
            <w:rPr>
              <w:ins w:id="48" w:author="Swapnil Mirjolkar | MAQ Software" w:date="2016-03-16T19:12:00Z"/>
              <w:rFonts w:asciiTheme="minorHAnsi" w:eastAsiaTheme="minorEastAsia" w:hAnsiTheme="minorHAnsi"/>
              <w:noProof/>
            </w:rPr>
          </w:pPr>
          <w:ins w:id="49"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"_Toc445918883"</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rFonts w:eastAsia="Times New Roman"/>
                <w:noProof/>
              </w:rPr>
              <w:t>List of Configuration files to update in the Helper Utilities solution</w:t>
            </w:r>
            <w:r>
              <w:rPr>
                <w:noProof/>
                <w:webHidden/>
              </w:rPr>
              <w:tab/>
            </w:r>
            <w:r>
              <w:rPr>
                <w:noProof/>
                <w:webHidden/>
              </w:rPr>
              <w:fldChar w:fldCharType="begin"/>
            </w:r>
            <w:r>
              <w:rPr>
                <w:noProof/>
                <w:webHidden/>
              </w:rPr>
              <w:instrText xml:space="preserve"> PAGEREF _Toc445918883 \h </w:instrText>
            </w:r>
            <w:r>
              <w:rPr>
                <w:noProof/>
                <w:webHidden/>
              </w:rPr>
            </w:r>
          </w:ins>
          <w:r>
            <w:rPr>
              <w:noProof/>
              <w:webHidden/>
            </w:rPr>
            <w:fldChar w:fldCharType="separate"/>
          </w:r>
          <w:ins w:id="50" w:author="Swapnil Mirjolkar | MAQ Software" w:date="2016-03-16T19:12:00Z">
            <w:r>
              <w:rPr>
                <w:noProof/>
                <w:webHidden/>
              </w:rPr>
              <w:t>64</w:t>
            </w:r>
            <w:r>
              <w:rPr>
                <w:noProof/>
                <w:webHidden/>
              </w:rPr>
              <w:fldChar w:fldCharType="end"/>
            </w:r>
            <w:r w:rsidRPr="0063799B">
              <w:rPr>
                <w:rStyle w:val="Hyperlink"/>
                <w:noProof/>
              </w:rPr>
              <w:fldChar w:fldCharType="end"/>
            </w:r>
          </w:ins>
        </w:p>
        <w:p w14:paraId="62911E85" w14:textId="0E0DE7D9" w:rsidR="00660209" w:rsidRDefault="00660209">
          <w:pPr>
            <w:pStyle w:val="TOC1"/>
            <w:tabs>
              <w:tab w:val="right" w:leader="dot" w:pos="12950"/>
            </w:tabs>
            <w:rPr>
              <w:ins w:id="51" w:author="Swapnil Mirjolkar | MAQ Software" w:date="2016-03-16T19:12:00Z"/>
              <w:rFonts w:asciiTheme="minorHAnsi" w:eastAsiaTheme="minorEastAsia" w:hAnsiTheme="minorHAnsi"/>
              <w:b w:val="0"/>
              <w:noProof/>
            </w:rPr>
          </w:pPr>
          <w:ins w:id="52"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"_Toc445918884"</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noProof/>
              </w:rPr>
              <w:t>Appendix G</w:t>
            </w:r>
            <w:r>
              <w:rPr>
                <w:noProof/>
                <w:webHidden/>
              </w:rPr>
              <w:tab/>
            </w:r>
            <w:r>
              <w:rPr>
                <w:noProof/>
                <w:webHidden/>
              </w:rPr>
              <w:fldChar w:fldCharType="begin"/>
            </w:r>
            <w:r>
              <w:rPr>
                <w:noProof/>
                <w:webHidden/>
              </w:rPr>
              <w:instrText xml:space="preserve"> PAGEREF _Toc445918884 \h </w:instrText>
            </w:r>
            <w:r>
              <w:rPr>
                <w:noProof/>
                <w:webHidden/>
              </w:rPr>
            </w:r>
          </w:ins>
          <w:r>
            <w:rPr>
              <w:noProof/>
              <w:webHidden/>
            </w:rPr>
            <w:fldChar w:fldCharType="separate"/>
          </w:r>
          <w:ins w:id="53" w:author="Swapnil Mirjolkar | MAQ Software" w:date="2016-03-16T19:12:00Z">
            <w:r>
              <w:rPr>
                <w:noProof/>
                <w:webHidden/>
              </w:rPr>
              <w:t>65</w:t>
            </w:r>
            <w:r>
              <w:rPr>
                <w:noProof/>
                <w:webHidden/>
              </w:rPr>
              <w:fldChar w:fldCharType="end"/>
            </w:r>
            <w:r w:rsidRPr="0063799B">
              <w:rPr>
                <w:rStyle w:val="Hyperlink"/>
                <w:noProof/>
              </w:rPr>
              <w:fldChar w:fldCharType="end"/>
            </w:r>
          </w:ins>
        </w:p>
        <w:p w14:paraId="744CBCC3" w14:textId="62BEC38C" w:rsidR="00660209" w:rsidRDefault="00660209">
          <w:pPr>
            <w:pStyle w:val="TOC2"/>
            <w:tabs>
              <w:tab w:val="right" w:leader="dot" w:pos="12950"/>
            </w:tabs>
            <w:rPr>
              <w:ins w:id="54" w:author="Swapnil Mirjolkar | MAQ Software" w:date="2016-03-16T19:12:00Z"/>
              <w:rFonts w:asciiTheme="minorHAnsi" w:eastAsiaTheme="minorEastAsia" w:hAnsiTheme="minorHAnsi"/>
              <w:noProof/>
            </w:rPr>
          </w:pPr>
          <w:ins w:id="55"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"_Toc445918885"</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rFonts w:eastAsia="Times New Roman"/>
                <w:noProof/>
              </w:rPr>
              <w:t>Create Application Insights</w:t>
            </w:r>
            <w:r>
              <w:rPr>
                <w:noProof/>
                <w:webHidden/>
              </w:rPr>
              <w:tab/>
            </w:r>
            <w:r>
              <w:rPr>
                <w:noProof/>
                <w:webHidden/>
              </w:rPr>
              <w:fldChar w:fldCharType="begin"/>
            </w:r>
            <w:r>
              <w:rPr>
                <w:noProof/>
                <w:webHidden/>
              </w:rPr>
              <w:instrText xml:space="preserve"> PAGEREF _Toc445918885 \h </w:instrText>
            </w:r>
            <w:r>
              <w:rPr>
                <w:noProof/>
                <w:webHidden/>
              </w:rPr>
            </w:r>
          </w:ins>
          <w:r>
            <w:rPr>
              <w:noProof/>
              <w:webHidden/>
            </w:rPr>
            <w:fldChar w:fldCharType="separate"/>
          </w:r>
          <w:ins w:id="56" w:author="Swapnil Mirjolkar | MAQ Software" w:date="2016-03-16T19:12:00Z">
            <w:r>
              <w:rPr>
                <w:noProof/>
                <w:webHidden/>
              </w:rPr>
              <w:t>65</w:t>
            </w:r>
            <w:r>
              <w:rPr>
                <w:noProof/>
                <w:webHidden/>
              </w:rPr>
              <w:fldChar w:fldCharType="end"/>
            </w:r>
            <w:r w:rsidRPr="0063799B">
              <w:rPr>
                <w:rStyle w:val="Hyperlink"/>
                <w:noProof/>
              </w:rPr>
              <w:fldChar w:fldCharType="end"/>
            </w:r>
          </w:ins>
        </w:p>
        <w:p w14:paraId="3EF28CFC" w14:textId="0CFCBCC8" w:rsidR="00660209" w:rsidRDefault="00660209">
          <w:pPr>
            <w:pStyle w:val="TOC1"/>
            <w:tabs>
              <w:tab w:val="right" w:leader="dot" w:pos="12950"/>
            </w:tabs>
            <w:rPr>
              <w:ins w:id="57" w:author="Swapnil Mirjolkar | MAQ Software" w:date="2016-03-16T19:12:00Z"/>
              <w:rFonts w:asciiTheme="minorHAnsi" w:eastAsiaTheme="minorEastAsia" w:hAnsiTheme="minorHAnsi"/>
              <w:b w:val="0"/>
              <w:noProof/>
            </w:rPr>
          </w:pPr>
          <w:ins w:id="58"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"_Toc445918886"</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noProof/>
              </w:rPr>
              <w:t>Appendix H</w:t>
            </w:r>
            <w:r>
              <w:rPr>
                <w:noProof/>
                <w:webHidden/>
              </w:rPr>
              <w:tab/>
            </w:r>
            <w:r>
              <w:rPr>
                <w:noProof/>
                <w:webHidden/>
              </w:rPr>
              <w:fldChar w:fldCharType="begin"/>
            </w:r>
            <w:r>
              <w:rPr>
                <w:noProof/>
                <w:webHidden/>
              </w:rPr>
              <w:instrText xml:space="preserve"> PAGEREF _Toc445918886 \h </w:instrText>
            </w:r>
            <w:r>
              <w:rPr>
                <w:noProof/>
                <w:webHidden/>
              </w:rPr>
            </w:r>
          </w:ins>
          <w:r>
            <w:rPr>
              <w:noProof/>
              <w:webHidden/>
            </w:rPr>
            <w:fldChar w:fldCharType="separate"/>
          </w:r>
          <w:ins w:id="59" w:author="Swapnil Mirjolkar | MAQ Software" w:date="2016-03-16T19:12:00Z">
            <w:r>
              <w:rPr>
                <w:noProof/>
                <w:webHidden/>
              </w:rPr>
              <w:t>67</w:t>
            </w:r>
            <w:r>
              <w:rPr>
                <w:noProof/>
                <w:webHidden/>
              </w:rPr>
              <w:fldChar w:fldCharType="end"/>
            </w:r>
            <w:r w:rsidRPr="0063799B">
              <w:rPr>
                <w:rStyle w:val="Hyperlink"/>
                <w:noProof/>
              </w:rPr>
              <w:fldChar w:fldCharType="end"/>
            </w:r>
          </w:ins>
        </w:p>
        <w:p w14:paraId="7A177B08" w14:textId="72916C4E" w:rsidR="00660209" w:rsidRDefault="00660209">
          <w:pPr>
            <w:pStyle w:val="TOC2"/>
            <w:tabs>
              <w:tab w:val="right" w:leader="dot" w:pos="12950"/>
            </w:tabs>
            <w:rPr>
              <w:ins w:id="60" w:author="Swapnil Mirjolkar | MAQ Software" w:date="2016-03-16T19:12:00Z"/>
              <w:rFonts w:asciiTheme="minorHAnsi" w:eastAsiaTheme="minorEastAsia" w:hAnsiTheme="minorHAnsi"/>
              <w:noProof/>
            </w:rPr>
          </w:pPr>
          <w:ins w:id="61"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"_Toc445918887"</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rFonts w:eastAsia="Times New Roman"/>
                <w:noProof/>
              </w:rPr>
              <w:t>Update following configuration values in resource files to perform deployment (using Matter Center deployment utility)</w:t>
            </w:r>
            <w:r>
              <w:rPr>
                <w:noProof/>
                <w:webHidden/>
              </w:rPr>
              <w:tab/>
            </w:r>
            <w:r>
              <w:rPr>
                <w:noProof/>
                <w:webHidden/>
              </w:rPr>
              <w:fldChar w:fldCharType="begin"/>
            </w:r>
            <w:r>
              <w:rPr>
                <w:noProof/>
                <w:webHidden/>
              </w:rPr>
              <w:instrText xml:space="preserve"> PAGEREF _Toc445918887 \h </w:instrText>
            </w:r>
            <w:r>
              <w:rPr>
                <w:noProof/>
                <w:webHidden/>
              </w:rPr>
            </w:r>
          </w:ins>
          <w:r>
            <w:rPr>
              <w:noProof/>
              <w:webHidden/>
            </w:rPr>
            <w:fldChar w:fldCharType="separate"/>
          </w:r>
          <w:ins w:id="62" w:author="Swapnil Mirjolkar | MAQ Software" w:date="2016-03-16T19:12:00Z">
            <w:r>
              <w:rPr>
                <w:noProof/>
                <w:webHidden/>
              </w:rPr>
              <w:t>67</w:t>
            </w:r>
            <w:r>
              <w:rPr>
                <w:noProof/>
                <w:webHidden/>
              </w:rPr>
              <w:fldChar w:fldCharType="end"/>
            </w:r>
            <w:r w:rsidRPr="0063799B">
              <w:rPr>
                <w:rStyle w:val="Hyperlink"/>
                <w:noProof/>
              </w:rPr>
              <w:fldChar w:fldCharType="end"/>
            </w:r>
          </w:ins>
        </w:p>
        <w:p w14:paraId="71D7D9CA" w14:textId="5A8E9EDA" w:rsidR="00660209" w:rsidRDefault="00660209">
          <w:pPr>
            <w:pStyle w:val="TOC2"/>
            <w:tabs>
              <w:tab w:val="right" w:leader="dot" w:pos="12950"/>
            </w:tabs>
            <w:rPr>
              <w:ins w:id="63" w:author="Swapnil Mirjolkar | MAQ Software" w:date="2016-03-16T19:12:00Z"/>
              <w:rFonts w:asciiTheme="minorHAnsi" w:eastAsiaTheme="minorEastAsia" w:hAnsiTheme="minorHAnsi"/>
              <w:noProof/>
            </w:rPr>
          </w:pPr>
          <w:ins w:id="64" w:author="Swapnil Mirjolkar | MAQ Software" w:date="2016-03-16T19:12:00Z">
            <w:r w:rsidRPr="0063799B">
              <w:rPr>
                <w:rStyle w:val="Hyperlink"/>
                <w:noProof/>
              </w:rPr>
              <w:fldChar w:fldCharType="begin"/>
            </w:r>
            <w:r w:rsidRPr="0063799B">
              <w:rPr>
                <w:rStyle w:val="Hyperlink"/>
                <w:noProof/>
              </w:rPr>
              <w:instrText xml:space="preserve"> </w:instrText>
            </w:r>
            <w:r>
              <w:rPr>
                <w:noProof/>
              </w:rPr>
              <w:instrText>HYPERLINK \l "_Toc445918888"</w:instrText>
            </w:r>
            <w:r w:rsidRPr="0063799B">
              <w:rPr>
                <w:rStyle w:val="Hyperlink"/>
                <w:noProof/>
              </w:rPr>
              <w:instrText xml:space="preserve"> </w:instrText>
            </w:r>
            <w:r w:rsidRPr="0063799B">
              <w:rPr>
                <w:rStyle w:val="Hyperlink"/>
                <w:noProof/>
              </w:rPr>
            </w:r>
            <w:r w:rsidRPr="0063799B">
              <w:rPr>
                <w:rStyle w:val="Hyperlink"/>
                <w:noProof/>
              </w:rPr>
              <w:fldChar w:fldCharType="separate"/>
            </w:r>
            <w:r w:rsidRPr="0063799B">
              <w:rPr>
                <w:rStyle w:val="Hyperlink"/>
                <w:rFonts w:eastAsia="Times New Roman"/>
                <w:noProof/>
              </w:rPr>
              <w:t>List of Configuration files to update in the Helper Utilities solution</w:t>
            </w:r>
            <w:r>
              <w:rPr>
                <w:noProof/>
                <w:webHidden/>
              </w:rPr>
              <w:tab/>
            </w:r>
            <w:r>
              <w:rPr>
                <w:noProof/>
                <w:webHidden/>
              </w:rPr>
              <w:fldChar w:fldCharType="begin"/>
            </w:r>
            <w:r>
              <w:rPr>
                <w:noProof/>
                <w:webHidden/>
              </w:rPr>
              <w:instrText xml:space="preserve"> PAGEREF _Toc445918888 \h </w:instrText>
            </w:r>
            <w:r>
              <w:rPr>
                <w:noProof/>
                <w:webHidden/>
              </w:rPr>
            </w:r>
          </w:ins>
          <w:r>
            <w:rPr>
              <w:noProof/>
              <w:webHidden/>
            </w:rPr>
            <w:fldChar w:fldCharType="separate"/>
          </w:r>
          <w:ins w:id="65" w:author="Swapnil Mirjolkar | MAQ Software" w:date="2016-03-16T19:12:00Z">
            <w:r>
              <w:rPr>
                <w:noProof/>
                <w:webHidden/>
              </w:rPr>
              <w:t>68</w:t>
            </w:r>
            <w:r>
              <w:rPr>
                <w:noProof/>
                <w:webHidden/>
              </w:rPr>
              <w:fldChar w:fldCharType="end"/>
            </w:r>
            <w:r w:rsidRPr="0063799B">
              <w:rPr>
                <w:rStyle w:val="Hyperlink"/>
                <w:noProof/>
              </w:rPr>
              <w:fldChar w:fldCharType="end"/>
            </w:r>
          </w:ins>
        </w:p>
        <w:p w14:paraId="13DDE64C" w14:textId="669EE6D4" w:rsidR="00351D56" w:rsidDel="00807D05" w:rsidRDefault="00351D56">
          <w:pPr>
            <w:pStyle w:val="TOC2"/>
            <w:tabs>
              <w:tab w:val="right" w:leader="dot" w:pos="12950"/>
            </w:tabs>
            <w:rPr>
              <w:ins w:id="66" w:author="Nikunj Patel" w:date="2016-03-09T20:17:00Z"/>
              <w:del w:id="67" w:author="Swapnil Mirjolkar | MAQ Software" w:date="2016-03-16T19:01:00Z"/>
              <w:rFonts w:asciiTheme="minorHAnsi" w:eastAsiaTheme="minorEastAsia" w:hAnsiTheme="minorHAnsi"/>
              <w:noProof/>
            </w:rPr>
          </w:pPr>
          <w:ins w:id="68" w:author="Nikunj Patel" w:date="2016-03-09T20:17:00Z">
            <w:del w:id="69" w:author="Swapnil Mirjolkar | MAQ Software" w:date="2016-03-16T19:01:00Z">
              <w:r w:rsidRPr="00807D05" w:rsidDel="00807D05">
                <w:rPr>
                  <w:rStyle w:val="Hyperlink"/>
                  <w:rFonts w:eastAsia="Times New Roman"/>
                  <w:noProof/>
                  <w:rPrChange w:id="70" w:author="Swapnil Mirjolkar | MAQ Software" w:date="2016-03-16T19:01:00Z">
                    <w:rPr>
                      <w:rStyle w:val="Hyperlink"/>
                      <w:rFonts w:eastAsia="Times New Roman"/>
                      <w:noProof/>
                    </w:rPr>
                  </w:rPrChange>
                </w:rPr>
                <w:delText>Pre-requisites</w:delText>
              </w:r>
              <w:r w:rsidDel="00807D05">
                <w:rPr>
                  <w:noProof/>
                  <w:webHidden/>
                </w:rPr>
                <w:tab/>
                <w:delText>3</w:delText>
              </w:r>
            </w:del>
          </w:ins>
        </w:p>
        <w:p w14:paraId="42D89B6B" w14:textId="73792250" w:rsidR="00351D56" w:rsidDel="00807D05" w:rsidRDefault="00351D56">
          <w:pPr>
            <w:pStyle w:val="TOC2"/>
            <w:tabs>
              <w:tab w:val="right" w:leader="dot" w:pos="12950"/>
            </w:tabs>
            <w:rPr>
              <w:ins w:id="71" w:author="Nikunj Patel" w:date="2016-03-09T20:17:00Z"/>
              <w:del w:id="72" w:author="Swapnil Mirjolkar | MAQ Software" w:date="2016-03-16T19:01:00Z"/>
              <w:rFonts w:asciiTheme="minorHAnsi" w:eastAsiaTheme="minorEastAsia" w:hAnsiTheme="minorHAnsi"/>
              <w:noProof/>
            </w:rPr>
          </w:pPr>
          <w:ins w:id="73" w:author="Nikunj Patel" w:date="2016-03-09T20:17:00Z">
            <w:del w:id="74" w:author="Swapnil Mirjolkar | MAQ Software" w:date="2016-03-16T19:01:00Z">
              <w:r w:rsidRPr="00807D05" w:rsidDel="00807D05">
                <w:rPr>
                  <w:rStyle w:val="Hyperlink"/>
                  <w:noProof/>
                  <w:rPrChange w:id="75" w:author="Swapnil Mirjolkar | MAQ Software" w:date="2016-03-16T19:01:00Z">
                    <w:rPr>
                      <w:rStyle w:val="Hyperlink"/>
                      <w:noProof/>
                    </w:rPr>
                  </w:rPrChange>
                </w:rPr>
                <w:delText>Deployment steps</w:delText>
              </w:r>
              <w:r w:rsidDel="00807D05">
                <w:rPr>
                  <w:noProof/>
                  <w:webHidden/>
                </w:rPr>
                <w:tab/>
                <w:delText>7</w:delText>
              </w:r>
            </w:del>
          </w:ins>
        </w:p>
        <w:p w14:paraId="0ACF3F5A" w14:textId="619FDF26" w:rsidR="00351D56" w:rsidDel="00807D05" w:rsidRDefault="00351D56">
          <w:pPr>
            <w:pStyle w:val="TOC1"/>
            <w:tabs>
              <w:tab w:val="right" w:leader="dot" w:pos="12950"/>
            </w:tabs>
            <w:rPr>
              <w:ins w:id="76" w:author="Nikunj Patel" w:date="2016-03-09T20:17:00Z"/>
              <w:del w:id="77" w:author="Swapnil Mirjolkar | MAQ Software" w:date="2016-03-16T19:01:00Z"/>
              <w:rFonts w:asciiTheme="minorHAnsi" w:eastAsiaTheme="minorEastAsia" w:hAnsiTheme="minorHAnsi"/>
              <w:b w:val="0"/>
              <w:noProof/>
            </w:rPr>
          </w:pPr>
          <w:ins w:id="78" w:author="Nikunj Patel" w:date="2016-03-09T20:17:00Z">
            <w:del w:id="79" w:author="Swapnil Mirjolkar | MAQ Software" w:date="2016-03-16T19:01:00Z">
              <w:r w:rsidRPr="00807D05" w:rsidDel="00807D05">
                <w:rPr>
                  <w:rStyle w:val="Hyperlink"/>
                  <w:noProof/>
                  <w:rPrChange w:id="80" w:author="Swapnil Mirjolkar | MAQ Software" w:date="2016-03-16T19:01:00Z">
                    <w:rPr>
                      <w:rStyle w:val="Hyperlink"/>
                      <w:noProof/>
                    </w:rPr>
                  </w:rPrChange>
                </w:rPr>
                <w:delText>Appendix A</w:delText>
              </w:r>
              <w:r w:rsidDel="00807D05">
                <w:rPr>
                  <w:noProof/>
                  <w:webHidden/>
                </w:rPr>
                <w:tab/>
                <w:delText>27</w:delText>
              </w:r>
            </w:del>
          </w:ins>
        </w:p>
        <w:p w14:paraId="4BBE0D40" w14:textId="62976BA8" w:rsidR="00351D56" w:rsidDel="00807D05" w:rsidRDefault="00351D56">
          <w:pPr>
            <w:pStyle w:val="TOC2"/>
            <w:tabs>
              <w:tab w:val="right" w:leader="dot" w:pos="12950"/>
            </w:tabs>
            <w:rPr>
              <w:ins w:id="81" w:author="Nikunj Patel" w:date="2016-03-09T20:17:00Z"/>
              <w:del w:id="82" w:author="Swapnil Mirjolkar | MAQ Software" w:date="2016-03-16T19:01:00Z"/>
              <w:rFonts w:asciiTheme="minorHAnsi" w:eastAsiaTheme="minorEastAsia" w:hAnsiTheme="minorHAnsi"/>
              <w:noProof/>
            </w:rPr>
          </w:pPr>
          <w:ins w:id="83" w:author="Nikunj Patel" w:date="2016-03-09T20:17:00Z">
            <w:del w:id="84" w:author="Swapnil Mirjolkar | MAQ Software" w:date="2016-03-16T19:01:00Z">
              <w:r w:rsidRPr="00807D05" w:rsidDel="00807D05">
                <w:rPr>
                  <w:rStyle w:val="Hyperlink"/>
                  <w:rFonts w:eastAsia="Times New Roman"/>
                  <w:noProof/>
                  <w:rPrChange w:id="85" w:author="Swapnil Mirjolkar | MAQ Software" w:date="2016-03-16T19:01:00Z">
                    <w:rPr>
                      <w:rStyle w:val="Hyperlink"/>
                      <w:rFonts w:eastAsia="Times New Roman"/>
                      <w:noProof/>
                    </w:rPr>
                  </w:rPrChange>
                </w:rPr>
                <w:delText>Adding new client to the Tenant</w:delText>
              </w:r>
              <w:r w:rsidDel="00807D05">
                <w:rPr>
                  <w:noProof/>
                  <w:webHidden/>
                </w:rPr>
                <w:tab/>
                <w:delText>27</w:delText>
              </w:r>
            </w:del>
          </w:ins>
        </w:p>
        <w:p w14:paraId="550F3ADF" w14:textId="60739449" w:rsidR="00351D56" w:rsidDel="00807D05" w:rsidRDefault="00351D56">
          <w:pPr>
            <w:pStyle w:val="TOC1"/>
            <w:tabs>
              <w:tab w:val="right" w:leader="dot" w:pos="12950"/>
            </w:tabs>
            <w:rPr>
              <w:ins w:id="86" w:author="Nikunj Patel" w:date="2016-03-09T20:17:00Z"/>
              <w:del w:id="87" w:author="Swapnil Mirjolkar | MAQ Software" w:date="2016-03-16T19:01:00Z"/>
              <w:rFonts w:asciiTheme="minorHAnsi" w:eastAsiaTheme="minorEastAsia" w:hAnsiTheme="minorHAnsi"/>
              <w:b w:val="0"/>
              <w:noProof/>
            </w:rPr>
          </w:pPr>
          <w:ins w:id="88" w:author="Nikunj Patel" w:date="2016-03-09T20:17:00Z">
            <w:del w:id="89" w:author="Swapnil Mirjolkar | MAQ Software" w:date="2016-03-16T19:01:00Z">
              <w:r w:rsidRPr="00807D05" w:rsidDel="00807D05">
                <w:rPr>
                  <w:rStyle w:val="Hyperlink"/>
                  <w:noProof/>
                  <w:rPrChange w:id="90" w:author="Swapnil Mirjolkar | MAQ Software" w:date="2016-03-16T19:01:00Z">
                    <w:rPr>
                      <w:rStyle w:val="Hyperlink"/>
                      <w:noProof/>
                    </w:rPr>
                  </w:rPrChange>
                </w:rPr>
                <w:delText>Appendix B</w:delText>
              </w:r>
              <w:r w:rsidDel="00807D05">
                <w:rPr>
                  <w:noProof/>
                  <w:webHidden/>
                </w:rPr>
                <w:tab/>
                <w:delText>48</w:delText>
              </w:r>
            </w:del>
          </w:ins>
        </w:p>
        <w:p w14:paraId="4452690F" w14:textId="44F13B8A" w:rsidR="00351D56" w:rsidDel="00807D05" w:rsidRDefault="00351D56">
          <w:pPr>
            <w:pStyle w:val="TOC2"/>
            <w:tabs>
              <w:tab w:val="right" w:leader="dot" w:pos="12950"/>
            </w:tabs>
            <w:rPr>
              <w:ins w:id="91" w:author="Nikunj Patel" w:date="2016-03-09T20:17:00Z"/>
              <w:del w:id="92" w:author="Swapnil Mirjolkar | MAQ Software" w:date="2016-03-16T19:01:00Z"/>
              <w:rFonts w:asciiTheme="minorHAnsi" w:eastAsiaTheme="minorEastAsia" w:hAnsiTheme="minorHAnsi"/>
              <w:noProof/>
            </w:rPr>
          </w:pPr>
          <w:ins w:id="93" w:author="Nikunj Patel" w:date="2016-03-09T20:17:00Z">
            <w:del w:id="94" w:author="Swapnil Mirjolkar | MAQ Software" w:date="2016-03-16T19:01:00Z">
              <w:r w:rsidRPr="00807D05" w:rsidDel="00807D05">
                <w:rPr>
                  <w:rStyle w:val="Hyperlink"/>
                  <w:rFonts w:eastAsia="Times New Roman"/>
                  <w:noProof/>
                  <w:rPrChange w:id="95" w:author="Swapnil Mirjolkar | MAQ Software" w:date="2016-03-16T19:01:00Z">
                    <w:rPr>
                      <w:rStyle w:val="Hyperlink"/>
                      <w:rFonts w:eastAsia="Times New Roman"/>
                      <w:noProof/>
                    </w:rPr>
                  </w:rPrChange>
                </w:rPr>
                <w:delText>Change app settings on Azure</w:delText>
              </w:r>
              <w:r w:rsidDel="00807D05">
                <w:rPr>
                  <w:noProof/>
                  <w:webHidden/>
                </w:rPr>
                <w:tab/>
                <w:delText>48</w:delText>
              </w:r>
            </w:del>
          </w:ins>
        </w:p>
        <w:p w14:paraId="28953B71" w14:textId="605D4D07" w:rsidR="00351D56" w:rsidDel="00807D05" w:rsidRDefault="00351D56">
          <w:pPr>
            <w:pStyle w:val="TOC1"/>
            <w:tabs>
              <w:tab w:val="right" w:leader="dot" w:pos="12950"/>
            </w:tabs>
            <w:rPr>
              <w:ins w:id="96" w:author="Nikunj Patel" w:date="2016-03-09T20:17:00Z"/>
              <w:del w:id="97" w:author="Swapnil Mirjolkar | MAQ Software" w:date="2016-03-16T19:01:00Z"/>
              <w:rFonts w:asciiTheme="minorHAnsi" w:eastAsiaTheme="minorEastAsia" w:hAnsiTheme="minorHAnsi"/>
              <w:b w:val="0"/>
              <w:noProof/>
            </w:rPr>
          </w:pPr>
          <w:ins w:id="98" w:author="Nikunj Patel" w:date="2016-03-09T20:17:00Z">
            <w:del w:id="99" w:author="Swapnil Mirjolkar | MAQ Software" w:date="2016-03-16T19:01:00Z">
              <w:r w:rsidRPr="00807D05" w:rsidDel="00807D05">
                <w:rPr>
                  <w:rStyle w:val="Hyperlink"/>
                  <w:noProof/>
                  <w:rPrChange w:id="100" w:author="Swapnil Mirjolkar | MAQ Software" w:date="2016-03-16T19:01:00Z">
                    <w:rPr>
                      <w:rStyle w:val="Hyperlink"/>
                      <w:noProof/>
                    </w:rPr>
                  </w:rPrChange>
                </w:rPr>
                <w:delText>Appendix C</w:delText>
              </w:r>
              <w:r w:rsidDel="00807D05">
                <w:rPr>
                  <w:noProof/>
                  <w:webHidden/>
                </w:rPr>
                <w:tab/>
                <w:delText>50</w:delText>
              </w:r>
            </w:del>
          </w:ins>
        </w:p>
        <w:p w14:paraId="00163379" w14:textId="26F472F7" w:rsidR="00351D56" w:rsidDel="00807D05" w:rsidRDefault="00351D56">
          <w:pPr>
            <w:pStyle w:val="TOC2"/>
            <w:tabs>
              <w:tab w:val="right" w:leader="dot" w:pos="12950"/>
            </w:tabs>
            <w:rPr>
              <w:ins w:id="101" w:author="Nikunj Patel" w:date="2016-03-09T20:17:00Z"/>
              <w:del w:id="102" w:author="Swapnil Mirjolkar | MAQ Software" w:date="2016-03-16T19:01:00Z"/>
              <w:rFonts w:asciiTheme="minorHAnsi" w:eastAsiaTheme="minorEastAsia" w:hAnsiTheme="minorHAnsi"/>
              <w:noProof/>
            </w:rPr>
          </w:pPr>
          <w:ins w:id="103" w:author="Nikunj Patel" w:date="2016-03-09T20:17:00Z">
            <w:del w:id="104" w:author="Swapnil Mirjolkar | MAQ Software" w:date="2016-03-16T19:01:00Z">
              <w:r w:rsidRPr="00807D05" w:rsidDel="00807D05">
                <w:rPr>
                  <w:rStyle w:val="Hyperlink"/>
                  <w:rFonts w:eastAsia="Times New Roman"/>
                  <w:noProof/>
                  <w:rPrChange w:id="105" w:author="Swapnil Mirjolkar | MAQ Software" w:date="2016-03-16T19:01:00Z">
                    <w:rPr>
                      <w:rStyle w:val="Hyperlink"/>
                      <w:rFonts w:eastAsia="Times New Roman"/>
                      <w:noProof/>
                    </w:rPr>
                  </w:rPrChange>
                </w:rPr>
                <w:delText>Publish Content types from Content Type Hub</w:delText>
              </w:r>
              <w:r w:rsidDel="00807D05">
                <w:rPr>
                  <w:noProof/>
                  <w:webHidden/>
                </w:rPr>
                <w:tab/>
                <w:delText>50</w:delText>
              </w:r>
            </w:del>
          </w:ins>
        </w:p>
        <w:p w14:paraId="6EC15F21" w14:textId="3F6EFD4F" w:rsidR="00351D56" w:rsidDel="00807D05" w:rsidRDefault="00351D56">
          <w:pPr>
            <w:pStyle w:val="TOC1"/>
            <w:tabs>
              <w:tab w:val="right" w:leader="dot" w:pos="12950"/>
            </w:tabs>
            <w:rPr>
              <w:ins w:id="106" w:author="Nikunj Patel" w:date="2016-03-09T20:17:00Z"/>
              <w:del w:id="107" w:author="Swapnil Mirjolkar | MAQ Software" w:date="2016-03-16T19:01:00Z"/>
              <w:rFonts w:asciiTheme="minorHAnsi" w:eastAsiaTheme="minorEastAsia" w:hAnsiTheme="minorHAnsi"/>
              <w:b w:val="0"/>
              <w:noProof/>
            </w:rPr>
          </w:pPr>
          <w:ins w:id="108" w:author="Nikunj Patel" w:date="2016-03-09T20:17:00Z">
            <w:del w:id="109" w:author="Swapnil Mirjolkar | MAQ Software" w:date="2016-03-16T19:01:00Z">
              <w:r w:rsidRPr="00807D05" w:rsidDel="00807D05">
                <w:rPr>
                  <w:rStyle w:val="Hyperlink"/>
                  <w:noProof/>
                  <w:rPrChange w:id="110" w:author="Swapnil Mirjolkar | MAQ Software" w:date="2016-03-16T19:01:00Z">
                    <w:rPr>
                      <w:rStyle w:val="Hyperlink"/>
                      <w:noProof/>
                    </w:rPr>
                  </w:rPrChange>
                </w:rPr>
                <w:delText>Appendix D</w:delText>
              </w:r>
              <w:r w:rsidDel="00807D05">
                <w:rPr>
                  <w:noProof/>
                  <w:webHidden/>
                </w:rPr>
                <w:tab/>
                <w:delText>52</w:delText>
              </w:r>
            </w:del>
          </w:ins>
        </w:p>
        <w:p w14:paraId="0B6B5B58" w14:textId="19CFB3AB" w:rsidR="00351D56" w:rsidDel="00807D05" w:rsidRDefault="00351D56">
          <w:pPr>
            <w:pStyle w:val="TOC2"/>
            <w:tabs>
              <w:tab w:val="right" w:leader="dot" w:pos="12950"/>
            </w:tabs>
            <w:rPr>
              <w:ins w:id="111" w:author="Nikunj Patel" w:date="2016-03-09T20:17:00Z"/>
              <w:del w:id="112" w:author="Swapnil Mirjolkar | MAQ Software" w:date="2016-03-16T19:01:00Z"/>
              <w:rFonts w:asciiTheme="minorHAnsi" w:eastAsiaTheme="minorEastAsia" w:hAnsiTheme="minorHAnsi"/>
              <w:noProof/>
            </w:rPr>
          </w:pPr>
          <w:ins w:id="113" w:author="Nikunj Patel" w:date="2016-03-09T20:17:00Z">
            <w:del w:id="114" w:author="Swapnil Mirjolkar | MAQ Software" w:date="2016-03-16T19:01:00Z">
              <w:r w:rsidRPr="00807D05" w:rsidDel="00807D05">
                <w:rPr>
                  <w:rStyle w:val="Hyperlink"/>
                  <w:rFonts w:eastAsia="Times New Roman"/>
                  <w:noProof/>
                  <w:rPrChange w:id="115" w:author="Swapnil Mirjolkar | MAQ Software" w:date="2016-03-16T19:01:00Z">
                    <w:rPr>
                      <w:rStyle w:val="Hyperlink"/>
                      <w:rFonts w:eastAsia="Times New Roman"/>
                      <w:noProof/>
                    </w:rPr>
                  </w:rPrChange>
                </w:rPr>
                <w:delText>Add admin account to term store admin</w:delText>
              </w:r>
              <w:r w:rsidDel="00807D05">
                <w:rPr>
                  <w:noProof/>
                  <w:webHidden/>
                </w:rPr>
                <w:tab/>
                <w:delText>52</w:delText>
              </w:r>
            </w:del>
          </w:ins>
        </w:p>
        <w:p w14:paraId="309C04E1" w14:textId="20565AB0" w:rsidR="00351D56" w:rsidDel="00807D05" w:rsidRDefault="00351D56">
          <w:pPr>
            <w:pStyle w:val="TOC1"/>
            <w:tabs>
              <w:tab w:val="right" w:leader="dot" w:pos="12950"/>
            </w:tabs>
            <w:rPr>
              <w:ins w:id="116" w:author="Nikunj Patel" w:date="2016-03-09T20:17:00Z"/>
              <w:del w:id="117" w:author="Swapnil Mirjolkar | MAQ Software" w:date="2016-03-16T19:01:00Z"/>
              <w:rFonts w:asciiTheme="minorHAnsi" w:eastAsiaTheme="minorEastAsia" w:hAnsiTheme="minorHAnsi"/>
              <w:b w:val="0"/>
              <w:noProof/>
            </w:rPr>
          </w:pPr>
          <w:ins w:id="118" w:author="Nikunj Patel" w:date="2016-03-09T20:17:00Z">
            <w:del w:id="119" w:author="Swapnil Mirjolkar | MAQ Software" w:date="2016-03-16T19:01:00Z">
              <w:r w:rsidRPr="00807D05" w:rsidDel="00807D05">
                <w:rPr>
                  <w:rStyle w:val="Hyperlink"/>
                  <w:noProof/>
                  <w:rPrChange w:id="120" w:author="Swapnil Mirjolkar | MAQ Software" w:date="2016-03-16T19:01:00Z">
                    <w:rPr>
                      <w:rStyle w:val="Hyperlink"/>
                      <w:noProof/>
                    </w:rPr>
                  </w:rPrChange>
                </w:rPr>
                <w:delText>Appendix E</w:delText>
              </w:r>
              <w:r w:rsidDel="00807D05">
                <w:rPr>
                  <w:noProof/>
                  <w:webHidden/>
                </w:rPr>
                <w:tab/>
                <w:delText>53</w:delText>
              </w:r>
            </w:del>
          </w:ins>
        </w:p>
        <w:p w14:paraId="6C73F145" w14:textId="001F0E93" w:rsidR="00351D56" w:rsidDel="00807D05" w:rsidRDefault="00351D56">
          <w:pPr>
            <w:pStyle w:val="TOC2"/>
            <w:tabs>
              <w:tab w:val="right" w:leader="dot" w:pos="12950"/>
            </w:tabs>
            <w:rPr>
              <w:ins w:id="121" w:author="Nikunj Patel" w:date="2016-03-09T20:17:00Z"/>
              <w:del w:id="122" w:author="Swapnil Mirjolkar | MAQ Software" w:date="2016-03-16T19:01:00Z"/>
              <w:rFonts w:asciiTheme="minorHAnsi" w:eastAsiaTheme="minorEastAsia" w:hAnsiTheme="minorHAnsi"/>
              <w:noProof/>
            </w:rPr>
          </w:pPr>
          <w:ins w:id="123" w:author="Nikunj Patel" w:date="2016-03-09T20:17:00Z">
            <w:del w:id="124" w:author="Swapnil Mirjolkar | MAQ Software" w:date="2016-03-16T19:01:00Z">
              <w:r w:rsidRPr="00807D05" w:rsidDel="00807D05">
                <w:rPr>
                  <w:rStyle w:val="Hyperlink"/>
                  <w:rFonts w:eastAsia="Times New Roman"/>
                  <w:noProof/>
                  <w:rPrChange w:id="125" w:author="Swapnil Mirjolkar | MAQ Software" w:date="2016-03-16T19:01:00Z">
                    <w:rPr>
                      <w:rStyle w:val="Hyperlink"/>
                      <w:rFonts w:eastAsia="Times New Roman"/>
                      <w:noProof/>
                    </w:rPr>
                  </w:rPrChange>
                </w:rPr>
                <w:delText>Steps to create Azure redis cache</w:delText>
              </w:r>
              <w:r w:rsidDel="00807D05">
                <w:rPr>
                  <w:noProof/>
                  <w:webHidden/>
                </w:rPr>
                <w:tab/>
                <w:delText>53</w:delText>
              </w:r>
            </w:del>
          </w:ins>
        </w:p>
        <w:p w14:paraId="36FBD37C" w14:textId="354BD401" w:rsidR="00351D56" w:rsidDel="00807D05" w:rsidRDefault="00351D56">
          <w:pPr>
            <w:pStyle w:val="TOC2"/>
            <w:tabs>
              <w:tab w:val="right" w:leader="dot" w:pos="12950"/>
            </w:tabs>
            <w:rPr>
              <w:ins w:id="126" w:author="Nikunj Patel" w:date="2016-03-09T20:17:00Z"/>
              <w:del w:id="127" w:author="Swapnil Mirjolkar | MAQ Software" w:date="2016-03-16T19:01:00Z"/>
              <w:rFonts w:asciiTheme="minorHAnsi" w:eastAsiaTheme="minorEastAsia" w:hAnsiTheme="minorHAnsi"/>
              <w:noProof/>
            </w:rPr>
          </w:pPr>
          <w:ins w:id="128" w:author="Nikunj Patel" w:date="2016-03-09T20:17:00Z">
            <w:del w:id="129" w:author="Swapnil Mirjolkar | MAQ Software" w:date="2016-03-16T19:01:00Z">
              <w:r w:rsidRPr="00807D05" w:rsidDel="00807D05">
                <w:rPr>
                  <w:rStyle w:val="Hyperlink"/>
                  <w:noProof/>
                  <w:rPrChange w:id="130" w:author="Swapnil Mirjolkar | MAQ Software" w:date="2016-03-16T19:01:00Z">
                    <w:rPr>
                      <w:rStyle w:val="Hyperlink"/>
                      <w:noProof/>
                    </w:rPr>
                  </w:rPrChange>
                </w:rPr>
                <w:delText>Update service’s appsettings</w:delText>
              </w:r>
              <w:r w:rsidDel="00807D05">
                <w:rPr>
                  <w:noProof/>
                  <w:webHidden/>
                </w:rPr>
                <w:tab/>
                <w:delText>58</w:delText>
              </w:r>
            </w:del>
          </w:ins>
        </w:p>
        <w:p w14:paraId="75ED19C7" w14:textId="66CC8F62" w:rsidR="00351D56" w:rsidDel="00807D05" w:rsidRDefault="00351D56">
          <w:pPr>
            <w:pStyle w:val="TOC1"/>
            <w:tabs>
              <w:tab w:val="right" w:leader="dot" w:pos="12950"/>
            </w:tabs>
            <w:rPr>
              <w:ins w:id="131" w:author="Nikunj Patel" w:date="2016-03-09T20:17:00Z"/>
              <w:del w:id="132" w:author="Swapnil Mirjolkar | MAQ Software" w:date="2016-03-16T19:01:00Z"/>
              <w:rFonts w:asciiTheme="minorHAnsi" w:eastAsiaTheme="minorEastAsia" w:hAnsiTheme="minorHAnsi"/>
              <w:b w:val="0"/>
              <w:noProof/>
            </w:rPr>
          </w:pPr>
          <w:ins w:id="133" w:author="Nikunj Patel" w:date="2016-03-09T20:17:00Z">
            <w:del w:id="134" w:author="Swapnil Mirjolkar | MAQ Software" w:date="2016-03-16T19:01:00Z">
              <w:r w:rsidRPr="00807D05" w:rsidDel="00807D05">
                <w:rPr>
                  <w:rStyle w:val="Hyperlink"/>
                  <w:noProof/>
                  <w:rPrChange w:id="135" w:author="Swapnil Mirjolkar | MAQ Software" w:date="2016-03-16T19:01:00Z">
                    <w:rPr>
                      <w:rStyle w:val="Hyperlink"/>
                      <w:noProof/>
                    </w:rPr>
                  </w:rPrChange>
                </w:rPr>
                <w:delText>Appendix F</w:delText>
              </w:r>
              <w:r w:rsidDel="00807D05">
                <w:rPr>
                  <w:noProof/>
                  <w:webHidden/>
                </w:rPr>
                <w:tab/>
                <w:delText>61</w:delText>
              </w:r>
            </w:del>
          </w:ins>
        </w:p>
        <w:p w14:paraId="2402F06A" w14:textId="78E99602" w:rsidR="00351D56" w:rsidDel="00807D05" w:rsidRDefault="00351D56">
          <w:pPr>
            <w:pStyle w:val="TOC2"/>
            <w:tabs>
              <w:tab w:val="right" w:leader="dot" w:pos="12950"/>
            </w:tabs>
            <w:rPr>
              <w:ins w:id="136" w:author="Nikunj Patel" w:date="2016-03-09T20:17:00Z"/>
              <w:del w:id="137" w:author="Swapnil Mirjolkar | MAQ Software" w:date="2016-03-16T19:01:00Z"/>
              <w:rFonts w:asciiTheme="minorHAnsi" w:eastAsiaTheme="minorEastAsia" w:hAnsiTheme="minorHAnsi"/>
              <w:noProof/>
            </w:rPr>
          </w:pPr>
          <w:ins w:id="138" w:author="Nikunj Patel" w:date="2016-03-09T20:17:00Z">
            <w:del w:id="139" w:author="Swapnil Mirjolkar | MAQ Software" w:date="2016-03-16T19:01:00Z">
              <w:r w:rsidRPr="00807D05" w:rsidDel="00807D05">
                <w:rPr>
                  <w:rStyle w:val="Hyperlink"/>
                  <w:rFonts w:eastAsia="Times New Roman"/>
                  <w:noProof/>
                  <w:rPrChange w:id="140" w:author="Swapnil Mirjolkar | MAQ Software" w:date="2016-03-16T19:01:00Z">
                    <w:rPr>
                      <w:rStyle w:val="Hyperlink"/>
                      <w:rFonts w:eastAsia="Times New Roman"/>
                      <w:noProof/>
                    </w:rPr>
                  </w:rPrChange>
                </w:rPr>
                <w:delText>Update following configuration values in resource files to perform manual deployment</w:delText>
              </w:r>
              <w:r w:rsidDel="00807D05">
                <w:rPr>
                  <w:noProof/>
                  <w:webHidden/>
                </w:rPr>
                <w:tab/>
                <w:delText>61</w:delText>
              </w:r>
            </w:del>
          </w:ins>
        </w:p>
        <w:p w14:paraId="1FCDD592" w14:textId="2DF7C05F" w:rsidR="00351D56" w:rsidDel="00807D05" w:rsidRDefault="00351D56">
          <w:pPr>
            <w:pStyle w:val="TOC2"/>
            <w:tabs>
              <w:tab w:val="right" w:leader="dot" w:pos="12950"/>
            </w:tabs>
            <w:rPr>
              <w:ins w:id="141" w:author="Nikunj Patel" w:date="2016-03-09T20:17:00Z"/>
              <w:del w:id="142" w:author="Swapnil Mirjolkar | MAQ Software" w:date="2016-03-16T19:01:00Z"/>
              <w:rFonts w:asciiTheme="minorHAnsi" w:eastAsiaTheme="minorEastAsia" w:hAnsiTheme="minorHAnsi"/>
              <w:noProof/>
            </w:rPr>
          </w:pPr>
          <w:ins w:id="143" w:author="Nikunj Patel" w:date="2016-03-09T20:17:00Z">
            <w:del w:id="144" w:author="Swapnil Mirjolkar | MAQ Software" w:date="2016-03-16T19:01:00Z">
              <w:r w:rsidRPr="00807D05" w:rsidDel="00807D05">
                <w:rPr>
                  <w:rStyle w:val="Hyperlink"/>
                  <w:rFonts w:eastAsia="Times New Roman"/>
                  <w:noProof/>
                  <w:rPrChange w:id="145" w:author="Swapnil Mirjolkar | MAQ Software" w:date="2016-03-16T19:01:00Z">
                    <w:rPr>
                      <w:rStyle w:val="Hyperlink"/>
                      <w:rFonts w:eastAsia="Times New Roman"/>
                      <w:noProof/>
                    </w:rPr>
                  </w:rPrChange>
                </w:rPr>
                <w:delText>List of Configuration files to update in the Helper Utilities solution</w:delText>
              </w:r>
              <w:r w:rsidDel="00807D05">
                <w:rPr>
                  <w:noProof/>
                  <w:webHidden/>
                </w:rPr>
                <w:tab/>
                <w:delText>64</w:delText>
              </w:r>
            </w:del>
          </w:ins>
        </w:p>
        <w:p w14:paraId="36870B52" w14:textId="4974A986" w:rsidR="00351D56" w:rsidDel="00807D05" w:rsidRDefault="00351D56">
          <w:pPr>
            <w:pStyle w:val="TOC1"/>
            <w:tabs>
              <w:tab w:val="right" w:leader="dot" w:pos="12950"/>
            </w:tabs>
            <w:rPr>
              <w:ins w:id="146" w:author="Nikunj Patel" w:date="2016-03-09T20:17:00Z"/>
              <w:del w:id="147" w:author="Swapnil Mirjolkar | MAQ Software" w:date="2016-03-16T19:01:00Z"/>
              <w:rFonts w:asciiTheme="minorHAnsi" w:eastAsiaTheme="minorEastAsia" w:hAnsiTheme="minorHAnsi"/>
              <w:b w:val="0"/>
              <w:noProof/>
            </w:rPr>
          </w:pPr>
          <w:ins w:id="148" w:author="Nikunj Patel" w:date="2016-03-09T20:17:00Z">
            <w:del w:id="149" w:author="Swapnil Mirjolkar | MAQ Software" w:date="2016-03-16T19:01:00Z">
              <w:r w:rsidRPr="00807D05" w:rsidDel="00807D05">
                <w:rPr>
                  <w:rStyle w:val="Hyperlink"/>
                  <w:noProof/>
                  <w:rPrChange w:id="150" w:author="Swapnil Mirjolkar | MAQ Software" w:date="2016-03-16T19:01:00Z">
                    <w:rPr>
                      <w:rStyle w:val="Hyperlink"/>
                      <w:noProof/>
                    </w:rPr>
                  </w:rPrChange>
                </w:rPr>
                <w:delText>Appendix G</w:delText>
              </w:r>
              <w:r w:rsidDel="00807D05">
                <w:rPr>
                  <w:noProof/>
                  <w:webHidden/>
                </w:rPr>
                <w:tab/>
                <w:delText>65</w:delText>
              </w:r>
            </w:del>
          </w:ins>
        </w:p>
        <w:p w14:paraId="75CA14FD" w14:textId="3388B679" w:rsidR="00351D56" w:rsidDel="00807D05" w:rsidRDefault="00351D56">
          <w:pPr>
            <w:pStyle w:val="TOC2"/>
            <w:tabs>
              <w:tab w:val="right" w:leader="dot" w:pos="12950"/>
            </w:tabs>
            <w:rPr>
              <w:ins w:id="151" w:author="Nikunj Patel" w:date="2016-03-09T20:17:00Z"/>
              <w:del w:id="152" w:author="Swapnil Mirjolkar | MAQ Software" w:date="2016-03-16T19:01:00Z"/>
              <w:rFonts w:asciiTheme="minorHAnsi" w:eastAsiaTheme="minorEastAsia" w:hAnsiTheme="minorHAnsi"/>
              <w:noProof/>
            </w:rPr>
          </w:pPr>
          <w:ins w:id="153" w:author="Nikunj Patel" w:date="2016-03-09T20:17:00Z">
            <w:del w:id="154" w:author="Swapnil Mirjolkar | MAQ Software" w:date="2016-03-16T19:01:00Z">
              <w:r w:rsidRPr="00807D05" w:rsidDel="00807D05">
                <w:rPr>
                  <w:rStyle w:val="Hyperlink"/>
                  <w:rFonts w:eastAsia="Times New Roman"/>
                  <w:noProof/>
                  <w:rPrChange w:id="155" w:author="Swapnil Mirjolkar | MAQ Software" w:date="2016-03-16T19:01:00Z">
                    <w:rPr>
                      <w:rStyle w:val="Hyperlink"/>
                      <w:rFonts w:eastAsia="Times New Roman"/>
                      <w:noProof/>
                    </w:rPr>
                  </w:rPrChange>
                </w:rPr>
                <w:delText>Create Application Insights</w:delText>
              </w:r>
              <w:r w:rsidDel="00807D05">
                <w:rPr>
                  <w:noProof/>
                  <w:webHidden/>
                </w:rPr>
                <w:tab/>
                <w:delText>65</w:delText>
              </w:r>
            </w:del>
          </w:ins>
        </w:p>
        <w:p w14:paraId="649423B2" w14:textId="50DD99D4" w:rsidR="00351D56" w:rsidDel="00807D05" w:rsidRDefault="00351D56">
          <w:pPr>
            <w:pStyle w:val="TOC1"/>
            <w:tabs>
              <w:tab w:val="right" w:leader="dot" w:pos="12950"/>
            </w:tabs>
            <w:rPr>
              <w:ins w:id="156" w:author="Nikunj Patel" w:date="2016-03-09T20:17:00Z"/>
              <w:del w:id="157" w:author="Swapnil Mirjolkar | MAQ Software" w:date="2016-03-16T19:01:00Z"/>
              <w:rFonts w:asciiTheme="minorHAnsi" w:eastAsiaTheme="minorEastAsia" w:hAnsiTheme="minorHAnsi"/>
              <w:b w:val="0"/>
              <w:noProof/>
            </w:rPr>
          </w:pPr>
          <w:ins w:id="158" w:author="Nikunj Patel" w:date="2016-03-09T20:17:00Z">
            <w:del w:id="159" w:author="Swapnil Mirjolkar | MAQ Software" w:date="2016-03-16T19:01:00Z">
              <w:r w:rsidRPr="00807D05" w:rsidDel="00807D05">
                <w:rPr>
                  <w:rStyle w:val="Hyperlink"/>
                  <w:noProof/>
                  <w:rPrChange w:id="160" w:author="Swapnil Mirjolkar | MAQ Software" w:date="2016-03-16T19:01:00Z">
                    <w:rPr>
                      <w:rStyle w:val="Hyperlink"/>
                      <w:noProof/>
                    </w:rPr>
                  </w:rPrChange>
                </w:rPr>
                <w:delText>Appendix H</w:delText>
              </w:r>
              <w:r w:rsidDel="00807D05">
                <w:rPr>
                  <w:noProof/>
                  <w:webHidden/>
                </w:rPr>
                <w:tab/>
                <w:delText>66</w:delText>
              </w:r>
            </w:del>
          </w:ins>
        </w:p>
        <w:p w14:paraId="222A522F" w14:textId="4D4C81D6" w:rsidR="00351D56" w:rsidDel="00807D05" w:rsidRDefault="00351D56">
          <w:pPr>
            <w:pStyle w:val="TOC2"/>
            <w:tabs>
              <w:tab w:val="right" w:leader="dot" w:pos="12950"/>
            </w:tabs>
            <w:rPr>
              <w:ins w:id="161" w:author="Nikunj Patel" w:date="2016-03-09T20:17:00Z"/>
              <w:del w:id="162" w:author="Swapnil Mirjolkar | MAQ Software" w:date="2016-03-16T19:01:00Z"/>
              <w:rFonts w:asciiTheme="minorHAnsi" w:eastAsiaTheme="minorEastAsia" w:hAnsiTheme="minorHAnsi"/>
              <w:noProof/>
            </w:rPr>
          </w:pPr>
          <w:ins w:id="163" w:author="Nikunj Patel" w:date="2016-03-09T20:17:00Z">
            <w:del w:id="164" w:author="Swapnil Mirjolkar | MAQ Software" w:date="2016-03-16T19:01:00Z">
              <w:r w:rsidRPr="00807D05" w:rsidDel="00807D05">
                <w:rPr>
                  <w:rStyle w:val="Hyperlink"/>
                  <w:rFonts w:eastAsia="Times New Roman"/>
                  <w:noProof/>
                  <w:rPrChange w:id="165" w:author="Swapnil Mirjolkar | MAQ Software" w:date="2016-03-16T19:01:00Z">
                    <w:rPr>
                      <w:rStyle w:val="Hyperlink"/>
                      <w:rFonts w:eastAsia="Times New Roman"/>
                      <w:noProof/>
                    </w:rPr>
                  </w:rPrChange>
                </w:rPr>
                <w:delText>Update following configuration values in resource files to perform deployment using Matter Center deployment utility</w:delText>
              </w:r>
              <w:r w:rsidDel="00807D05">
                <w:rPr>
                  <w:noProof/>
                  <w:webHidden/>
                </w:rPr>
                <w:tab/>
                <w:delText>66</w:delText>
              </w:r>
            </w:del>
          </w:ins>
        </w:p>
        <w:p w14:paraId="4C9FABD7" w14:textId="0DC2E65D" w:rsidR="00351D56" w:rsidDel="00807D05" w:rsidRDefault="00351D56">
          <w:pPr>
            <w:pStyle w:val="TOC2"/>
            <w:tabs>
              <w:tab w:val="right" w:leader="dot" w:pos="12950"/>
            </w:tabs>
            <w:rPr>
              <w:ins w:id="166" w:author="Nikunj Patel" w:date="2016-03-09T20:17:00Z"/>
              <w:del w:id="167" w:author="Swapnil Mirjolkar | MAQ Software" w:date="2016-03-16T19:01:00Z"/>
              <w:rFonts w:asciiTheme="minorHAnsi" w:eastAsiaTheme="minorEastAsia" w:hAnsiTheme="minorHAnsi"/>
              <w:noProof/>
            </w:rPr>
          </w:pPr>
          <w:ins w:id="168" w:author="Nikunj Patel" w:date="2016-03-09T20:17:00Z">
            <w:del w:id="169" w:author="Swapnil Mirjolkar | MAQ Software" w:date="2016-03-16T19:01:00Z">
              <w:r w:rsidRPr="00807D05" w:rsidDel="00807D05">
                <w:rPr>
                  <w:rStyle w:val="Hyperlink"/>
                  <w:rFonts w:eastAsia="Times New Roman"/>
                  <w:noProof/>
                  <w:rPrChange w:id="170" w:author="Swapnil Mirjolkar | MAQ Software" w:date="2016-03-16T19:01:00Z">
                    <w:rPr>
                      <w:rStyle w:val="Hyperlink"/>
                      <w:rFonts w:eastAsia="Times New Roman"/>
                      <w:noProof/>
                    </w:rPr>
                  </w:rPrChange>
                </w:rPr>
                <w:delText>List of Configuration files to update in the Helper Utilities solution</w:delText>
              </w:r>
              <w:r w:rsidDel="00807D05">
                <w:rPr>
                  <w:noProof/>
                  <w:webHidden/>
                </w:rPr>
                <w:tab/>
                <w:delText>68</w:delText>
              </w:r>
            </w:del>
          </w:ins>
        </w:p>
        <w:p w14:paraId="24903DFC" w14:textId="4C3BF6E5" w:rsidR="00351D56" w:rsidDel="00807D05" w:rsidRDefault="00351D56">
          <w:pPr>
            <w:pStyle w:val="TOC1"/>
            <w:tabs>
              <w:tab w:val="right" w:leader="dot" w:pos="12950"/>
            </w:tabs>
            <w:rPr>
              <w:ins w:id="171" w:author="Nikunj Patel" w:date="2016-03-09T20:17:00Z"/>
              <w:del w:id="172" w:author="Swapnil Mirjolkar | MAQ Software" w:date="2016-03-16T19:01:00Z"/>
              <w:rFonts w:asciiTheme="minorHAnsi" w:eastAsiaTheme="minorEastAsia" w:hAnsiTheme="minorHAnsi"/>
              <w:b w:val="0"/>
              <w:noProof/>
            </w:rPr>
          </w:pPr>
          <w:ins w:id="173" w:author="Nikunj Patel" w:date="2016-03-09T20:17:00Z">
            <w:del w:id="174" w:author="Swapnil Mirjolkar | MAQ Software" w:date="2016-03-16T19:01:00Z">
              <w:r w:rsidRPr="00807D05" w:rsidDel="00807D05">
                <w:rPr>
                  <w:rStyle w:val="Hyperlink"/>
                  <w:noProof/>
                  <w:rPrChange w:id="175" w:author="Swapnil Mirjolkar | MAQ Software" w:date="2016-03-16T19:01:00Z">
                    <w:rPr>
                      <w:rStyle w:val="Hyperlink"/>
                      <w:noProof/>
                    </w:rPr>
                  </w:rPrChange>
                </w:rPr>
                <w:delText>Troubleshooting Deployment Issues</w:delText>
              </w:r>
              <w:r w:rsidDel="00807D05">
                <w:rPr>
                  <w:noProof/>
                  <w:webHidden/>
                </w:rPr>
                <w:tab/>
                <w:delText>69</w:delText>
              </w:r>
            </w:del>
          </w:ins>
        </w:p>
        <w:p w14:paraId="6FF42E6A" w14:textId="667E3C58" w:rsidR="00E263E5" w:rsidDel="00807D05" w:rsidRDefault="00E263E5">
          <w:pPr>
            <w:pStyle w:val="TOC1"/>
            <w:tabs>
              <w:tab w:val="right" w:leader="dot" w:pos="12950"/>
            </w:tabs>
            <w:rPr>
              <w:del w:id="176" w:author="Swapnil Mirjolkar | MAQ Software" w:date="2016-03-16T19:01:00Z"/>
              <w:rFonts w:asciiTheme="minorHAnsi" w:eastAsiaTheme="minorEastAsia" w:hAnsiTheme="minorHAnsi"/>
              <w:b w:val="0"/>
              <w:noProof/>
            </w:rPr>
          </w:pPr>
          <w:del w:id="177" w:author="Swapnil Mirjolkar | MAQ Software" w:date="2016-03-16T19:01:00Z">
            <w:r w:rsidRPr="008215E6" w:rsidDel="00807D05">
              <w:rPr>
                <w:noProof/>
                <w:rPrChange w:id="178" w:author="Nikunj Patel" w:date="2016-03-09T19:59:00Z">
                  <w:rPr>
                    <w:rStyle w:val="Hyperlink"/>
                    <w:noProof/>
                  </w:rPr>
                </w:rPrChange>
              </w:rPr>
              <w:delText>Matter Center deployment</w:delText>
            </w:r>
            <w:r w:rsidDel="00807D05">
              <w:rPr>
                <w:noProof/>
                <w:webHidden/>
              </w:rPr>
              <w:tab/>
              <w:delText>4</w:delText>
            </w:r>
          </w:del>
        </w:p>
        <w:p w14:paraId="05A58F0C" w14:textId="65C1B617" w:rsidR="00E263E5" w:rsidDel="00807D05" w:rsidRDefault="00E263E5">
          <w:pPr>
            <w:pStyle w:val="TOC2"/>
            <w:tabs>
              <w:tab w:val="right" w:leader="dot" w:pos="12950"/>
            </w:tabs>
            <w:rPr>
              <w:del w:id="179" w:author="Swapnil Mirjolkar | MAQ Software" w:date="2016-03-16T19:01:00Z"/>
              <w:rFonts w:asciiTheme="minorHAnsi" w:eastAsiaTheme="minorEastAsia" w:hAnsiTheme="minorHAnsi"/>
              <w:noProof/>
            </w:rPr>
          </w:pPr>
          <w:del w:id="180" w:author="Swapnil Mirjolkar | MAQ Software" w:date="2016-03-16T19:01:00Z">
            <w:r w:rsidRPr="008215E6" w:rsidDel="00807D05">
              <w:rPr>
                <w:noProof/>
                <w:rPrChange w:id="181" w:author="Nikunj Patel" w:date="2016-03-09T19:59:00Z">
                  <w:rPr>
                    <w:rStyle w:val="Hyperlink"/>
                    <w:rFonts w:eastAsia="Times New Roman"/>
                    <w:noProof/>
                  </w:rPr>
                </w:rPrChange>
              </w:rPr>
              <w:delText>Pre-requisites</w:delText>
            </w:r>
            <w:r w:rsidDel="00807D05">
              <w:rPr>
                <w:noProof/>
                <w:webHidden/>
              </w:rPr>
              <w:tab/>
              <w:delText>4</w:delText>
            </w:r>
          </w:del>
        </w:p>
        <w:p w14:paraId="3B6D809F" w14:textId="5327C8B4" w:rsidR="00E263E5" w:rsidDel="00807D05" w:rsidRDefault="00E263E5">
          <w:pPr>
            <w:pStyle w:val="TOC2"/>
            <w:tabs>
              <w:tab w:val="right" w:leader="dot" w:pos="12950"/>
            </w:tabs>
            <w:rPr>
              <w:del w:id="182" w:author="Swapnil Mirjolkar | MAQ Software" w:date="2016-03-16T19:01:00Z"/>
              <w:rFonts w:asciiTheme="minorHAnsi" w:eastAsiaTheme="minorEastAsia" w:hAnsiTheme="minorHAnsi"/>
              <w:noProof/>
            </w:rPr>
          </w:pPr>
          <w:del w:id="183" w:author="Swapnil Mirjolkar | MAQ Software" w:date="2016-03-16T19:01:00Z">
            <w:r w:rsidRPr="008215E6" w:rsidDel="00807D05">
              <w:rPr>
                <w:noProof/>
                <w:rPrChange w:id="184" w:author="Nikunj Patel" w:date="2016-03-09T19:59:00Z">
                  <w:rPr>
                    <w:rStyle w:val="Hyperlink"/>
                    <w:noProof/>
                  </w:rPr>
                </w:rPrChange>
              </w:rPr>
              <w:delText>Deployment steps</w:delText>
            </w:r>
            <w:r w:rsidDel="00807D05">
              <w:rPr>
                <w:noProof/>
                <w:webHidden/>
              </w:rPr>
              <w:tab/>
              <w:delText>7</w:delText>
            </w:r>
          </w:del>
        </w:p>
        <w:p w14:paraId="72EC359E" w14:textId="198F329E" w:rsidR="00E263E5" w:rsidDel="00807D05" w:rsidRDefault="00E263E5">
          <w:pPr>
            <w:pStyle w:val="TOC1"/>
            <w:tabs>
              <w:tab w:val="right" w:leader="dot" w:pos="12950"/>
            </w:tabs>
            <w:rPr>
              <w:del w:id="185" w:author="Swapnil Mirjolkar | MAQ Software" w:date="2016-03-16T19:01:00Z"/>
              <w:rFonts w:asciiTheme="minorHAnsi" w:eastAsiaTheme="minorEastAsia" w:hAnsiTheme="minorHAnsi"/>
              <w:b w:val="0"/>
              <w:noProof/>
            </w:rPr>
          </w:pPr>
          <w:del w:id="186" w:author="Swapnil Mirjolkar | MAQ Software" w:date="2016-03-16T19:01:00Z">
            <w:r w:rsidRPr="008215E6" w:rsidDel="00807D05">
              <w:rPr>
                <w:noProof/>
                <w:rPrChange w:id="187" w:author="Nikunj Patel" w:date="2016-03-09T19:59:00Z">
                  <w:rPr>
                    <w:rStyle w:val="Hyperlink"/>
                    <w:noProof/>
                  </w:rPr>
                </w:rPrChange>
              </w:rPr>
              <w:delText>Appendix A</w:delText>
            </w:r>
            <w:r w:rsidDel="00807D05">
              <w:rPr>
                <w:noProof/>
                <w:webHidden/>
              </w:rPr>
              <w:tab/>
              <w:delText>27</w:delText>
            </w:r>
          </w:del>
        </w:p>
        <w:p w14:paraId="6AD1D0C7" w14:textId="48DF196A" w:rsidR="00E263E5" w:rsidDel="00807D05" w:rsidRDefault="00E263E5">
          <w:pPr>
            <w:pStyle w:val="TOC2"/>
            <w:tabs>
              <w:tab w:val="right" w:leader="dot" w:pos="12950"/>
            </w:tabs>
            <w:rPr>
              <w:del w:id="188" w:author="Swapnil Mirjolkar | MAQ Software" w:date="2016-03-16T19:01:00Z"/>
              <w:rFonts w:asciiTheme="minorHAnsi" w:eastAsiaTheme="minorEastAsia" w:hAnsiTheme="minorHAnsi"/>
              <w:noProof/>
            </w:rPr>
          </w:pPr>
          <w:del w:id="189" w:author="Swapnil Mirjolkar | MAQ Software" w:date="2016-03-16T19:01:00Z">
            <w:r w:rsidRPr="008215E6" w:rsidDel="00807D05">
              <w:rPr>
                <w:noProof/>
                <w:rPrChange w:id="190" w:author="Nikunj Patel" w:date="2016-03-09T19:59:00Z">
                  <w:rPr>
                    <w:rStyle w:val="Hyperlink"/>
                    <w:rFonts w:eastAsia="Times New Roman"/>
                    <w:noProof/>
                  </w:rPr>
                </w:rPrChange>
              </w:rPr>
              <w:delText>Adding new client to the Tenant</w:delText>
            </w:r>
            <w:r w:rsidDel="00807D05">
              <w:rPr>
                <w:noProof/>
                <w:webHidden/>
              </w:rPr>
              <w:tab/>
              <w:delText>27</w:delText>
            </w:r>
          </w:del>
        </w:p>
        <w:p w14:paraId="0E434F2B" w14:textId="72D233E0" w:rsidR="00E263E5" w:rsidDel="00807D05" w:rsidRDefault="00E263E5">
          <w:pPr>
            <w:pStyle w:val="TOC1"/>
            <w:tabs>
              <w:tab w:val="right" w:leader="dot" w:pos="12950"/>
            </w:tabs>
            <w:rPr>
              <w:del w:id="191" w:author="Swapnil Mirjolkar | MAQ Software" w:date="2016-03-16T19:01:00Z"/>
              <w:rFonts w:asciiTheme="minorHAnsi" w:eastAsiaTheme="minorEastAsia" w:hAnsiTheme="minorHAnsi"/>
              <w:b w:val="0"/>
              <w:noProof/>
            </w:rPr>
          </w:pPr>
          <w:del w:id="192" w:author="Swapnil Mirjolkar | MAQ Software" w:date="2016-03-16T19:01:00Z">
            <w:r w:rsidRPr="008215E6" w:rsidDel="00807D05">
              <w:rPr>
                <w:noProof/>
                <w:rPrChange w:id="193" w:author="Nikunj Patel" w:date="2016-03-09T19:59:00Z">
                  <w:rPr>
                    <w:rStyle w:val="Hyperlink"/>
                    <w:noProof/>
                  </w:rPr>
                </w:rPrChange>
              </w:rPr>
              <w:delText>Appendix B</w:delText>
            </w:r>
            <w:r w:rsidDel="00807D05">
              <w:rPr>
                <w:noProof/>
                <w:webHidden/>
              </w:rPr>
              <w:tab/>
              <w:delText>48</w:delText>
            </w:r>
          </w:del>
        </w:p>
        <w:p w14:paraId="4740D540" w14:textId="0E52DA24" w:rsidR="00E263E5" w:rsidDel="00807D05" w:rsidRDefault="00E263E5">
          <w:pPr>
            <w:pStyle w:val="TOC2"/>
            <w:tabs>
              <w:tab w:val="right" w:leader="dot" w:pos="12950"/>
            </w:tabs>
            <w:rPr>
              <w:del w:id="194" w:author="Swapnil Mirjolkar | MAQ Software" w:date="2016-03-16T19:01:00Z"/>
              <w:rFonts w:asciiTheme="minorHAnsi" w:eastAsiaTheme="minorEastAsia" w:hAnsiTheme="minorHAnsi"/>
              <w:noProof/>
            </w:rPr>
          </w:pPr>
          <w:del w:id="195" w:author="Swapnil Mirjolkar | MAQ Software" w:date="2016-03-16T19:01:00Z">
            <w:r w:rsidRPr="008215E6" w:rsidDel="00807D05">
              <w:rPr>
                <w:noProof/>
                <w:rPrChange w:id="196" w:author="Nikunj Patel" w:date="2016-03-09T19:59:00Z">
                  <w:rPr>
                    <w:rStyle w:val="Hyperlink"/>
                    <w:rFonts w:eastAsia="Times New Roman"/>
                    <w:noProof/>
                  </w:rPr>
                </w:rPrChange>
              </w:rPr>
              <w:delText>Change app settings on Azure</w:delText>
            </w:r>
            <w:r w:rsidDel="00807D05">
              <w:rPr>
                <w:noProof/>
                <w:webHidden/>
              </w:rPr>
              <w:tab/>
              <w:delText>48</w:delText>
            </w:r>
          </w:del>
        </w:p>
        <w:p w14:paraId="1D41CDAC" w14:textId="3A85788D" w:rsidR="00E263E5" w:rsidDel="00807D05" w:rsidRDefault="00E263E5">
          <w:pPr>
            <w:pStyle w:val="TOC1"/>
            <w:tabs>
              <w:tab w:val="right" w:leader="dot" w:pos="12950"/>
            </w:tabs>
            <w:rPr>
              <w:del w:id="197" w:author="Swapnil Mirjolkar | MAQ Software" w:date="2016-03-16T19:01:00Z"/>
              <w:rFonts w:asciiTheme="minorHAnsi" w:eastAsiaTheme="minorEastAsia" w:hAnsiTheme="minorHAnsi"/>
              <w:b w:val="0"/>
              <w:noProof/>
            </w:rPr>
          </w:pPr>
          <w:del w:id="198" w:author="Swapnil Mirjolkar | MAQ Software" w:date="2016-03-16T19:01:00Z">
            <w:r w:rsidRPr="008215E6" w:rsidDel="00807D05">
              <w:rPr>
                <w:noProof/>
                <w:rPrChange w:id="199" w:author="Nikunj Patel" w:date="2016-03-09T19:59:00Z">
                  <w:rPr>
                    <w:rStyle w:val="Hyperlink"/>
                    <w:noProof/>
                  </w:rPr>
                </w:rPrChange>
              </w:rPr>
              <w:delText>Appendix C</w:delText>
            </w:r>
            <w:r w:rsidDel="00807D05">
              <w:rPr>
                <w:noProof/>
                <w:webHidden/>
              </w:rPr>
              <w:tab/>
              <w:delText>50</w:delText>
            </w:r>
          </w:del>
        </w:p>
        <w:p w14:paraId="007BF5A9" w14:textId="1760AEFC" w:rsidR="00E263E5" w:rsidDel="00807D05" w:rsidRDefault="00E263E5">
          <w:pPr>
            <w:pStyle w:val="TOC2"/>
            <w:tabs>
              <w:tab w:val="right" w:leader="dot" w:pos="12950"/>
            </w:tabs>
            <w:rPr>
              <w:del w:id="200" w:author="Swapnil Mirjolkar | MAQ Software" w:date="2016-03-16T19:01:00Z"/>
              <w:rFonts w:asciiTheme="minorHAnsi" w:eastAsiaTheme="minorEastAsia" w:hAnsiTheme="minorHAnsi"/>
              <w:noProof/>
            </w:rPr>
          </w:pPr>
          <w:del w:id="201" w:author="Swapnil Mirjolkar | MAQ Software" w:date="2016-03-16T19:01:00Z">
            <w:r w:rsidRPr="008215E6" w:rsidDel="00807D05">
              <w:rPr>
                <w:noProof/>
                <w:rPrChange w:id="202" w:author="Nikunj Patel" w:date="2016-03-09T19:59:00Z">
                  <w:rPr>
                    <w:rStyle w:val="Hyperlink"/>
                    <w:rFonts w:eastAsia="Times New Roman"/>
                    <w:noProof/>
                  </w:rPr>
                </w:rPrChange>
              </w:rPr>
              <w:delText>Publish Content types from Content Type Hub</w:delText>
            </w:r>
            <w:r w:rsidDel="00807D05">
              <w:rPr>
                <w:noProof/>
                <w:webHidden/>
              </w:rPr>
              <w:tab/>
              <w:delText>50</w:delText>
            </w:r>
          </w:del>
        </w:p>
        <w:p w14:paraId="2E8C1462" w14:textId="094854EE" w:rsidR="00E263E5" w:rsidDel="00807D05" w:rsidRDefault="00E263E5">
          <w:pPr>
            <w:pStyle w:val="TOC1"/>
            <w:tabs>
              <w:tab w:val="right" w:leader="dot" w:pos="12950"/>
            </w:tabs>
            <w:rPr>
              <w:del w:id="203" w:author="Swapnil Mirjolkar | MAQ Software" w:date="2016-03-16T19:01:00Z"/>
              <w:rFonts w:asciiTheme="minorHAnsi" w:eastAsiaTheme="minorEastAsia" w:hAnsiTheme="minorHAnsi"/>
              <w:b w:val="0"/>
              <w:noProof/>
            </w:rPr>
          </w:pPr>
          <w:del w:id="204" w:author="Swapnil Mirjolkar | MAQ Software" w:date="2016-03-16T19:01:00Z">
            <w:r w:rsidRPr="008215E6" w:rsidDel="00807D05">
              <w:rPr>
                <w:noProof/>
                <w:rPrChange w:id="205" w:author="Nikunj Patel" w:date="2016-03-09T19:59:00Z">
                  <w:rPr>
                    <w:rStyle w:val="Hyperlink"/>
                    <w:noProof/>
                  </w:rPr>
                </w:rPrChange>
              </w:rPr>
              <w:delText>Appendix D</w:delText>
            </w:r>
            <w:r w:rsidDel="00807D05">
              <w:rPr>
                <w:noProof/>
                <w:webHidden/>
              </w:rPr>
              <w:tab/>
              <w:delText>52</w:delText>
            </w:r>
          </w:del>
        </w:p>
        <w:p w14:paraId="4EF6D216" w14:textId="6301877E" w:rsidR="00E263E5" w:rsidDel="00807D05" w:rsidRDefault="00E263E5">
          <w:pPr>
            <w:pStyle w:val="TOC2"/>
            <w:tabs>
              <w:tab w:val="right" w:leader="dot" w:pos="12950"/>
            </w:tabs>
            <w:rPr>
              <w:del w:id="206" w:author="Swapnil Mirjolkar | MAQ Software" w:date="2016-03-16T19:01:00Z"/>
              <w:rFonts w:asciiTheme="minorHAnsi" w:eastAsiaTheme="minorEastAsia" w:hAnsiTheme="minorHAnsi"/>
              <w:noProof/>
            </w:rPr>
          </w:pPr>
          <w:del w:id="207" w:author="Swapnil Mirjolkar | MAQ Software" w:date="2016-03-16T19:01:00Z">
            <w:r w:rsidRPr="008215E6" w:rsidDel="00807D05">
              <w:rPr>
                <w:noProof/>
                <w:rPrChange w:id="208" w:author="Nikunj Patel" w:date="2016-03-09T19:59:00Z">
                  <w:rPr>
                    <w:rStyle w:val="Hyperlink"/>
                    <w:rFonts w:eastAsia="Times New Roman"/>
                    <w:noProof/>
                  </w:rPr>
                </w:rPrChange>
              </w:rPr>
              <w:delText>Add admin account to term store admin</w:delText>
            </w:r>
            <w:r w:rsidDel="00807D05">
              <w:rPr>
                <w:noProof/>
                <w:webHidden/>
              </w:rPr>
              <w:tab/>
              <w:delText>52</w:delText>
            </w:r>
          </w:del>
        </w:p>
        <w:p w14:paraId="6DE67D34" w14:textId="248B68D9" w:rsidR="00E263E5" w:rsidDel="00807D05" w:rsidRDefault="00E263E5">
          <w:pPr>
            <w:pStyle w:val="TOC1"/>
            <w:tabs>
              <w:tab w:val="right" w:leader="dot" w:pos="12950"/>
            </w:tabs>
            <w:rPr>
              <w:del w:id="209" w:author="Swapnil Mirjolkar | MAQ Software" w:date="2016-03-16T19:01:00Z"/>
              <w:rFonts w:asciiTheme="minorHAnsi" w:eastAsiaTheme="minorEastAsia" w:hAnsiTheme="minorHAnsi"/>
              <w:b w:val="0"/>
              <w:noProof/>
            </w:rPr>
          </w:pPr>
          <w:del w:id="210" w:author="Swapnil Mirjolkar | MAQ Software" w:date="2016-03-16T19:01:00Z">
            <w:r w:rsidRPr="008215E6" w:rsidDel="00807D05">
              <w:rPr>
                <w:noProof/>
                <w:rPrChange w:id="211" w:author="Nikunj Patel" w:date="2016-03-09T19:59:00Z">
                  <w:rPr>
                    <w:rStyle w:val="Hyperlink"/>
                    <w:noProof/>
                  </w:rPr>
                </w:rPrChange>
              </w:rPr>
              <w:delText>Appendix E</w:delText>
            </w:r>
            <w:r w:rsidDel="00807D05">
              <w:rPr>
                <w:noProof/>
                <w:webHidden/>
              </w:rPr>
              <w:tab/>
              <w:delText>53</w:delText>
            </w:r>
          </w:del>
        </w:p>
        <w:p w14:paraId="3E5E28EE" w14:textId="5BFD1F12" w:rsidR="00E263E5" w:rsidDel="00807D05" w:rsidRDefault="00E263E5">
          <w:pPr>
            <w:pStyle w:val="TOC2"/>
            <w:tabs>
              <w:tab w:val="right" w:leader="dot" w:pos="12950"/>
            </w:tabs>
            <w:rPr>
              <w:del w:id="212" w:author="Swapnil Mirjolkar | MAQ Software" w:date="2016-03-16T19:01:00Z"/>
              <w:rFonts w:asciiTheme="minorHAnsi" w:eastAsiaTheme="minorEastAsia" w:hAnsiTheme="minorHAnsi"/>
              <w:noProof/>
            </w:rPr>
          </w:pPr>
          <w:del w:id="213" w:author="Swapnil Mirjolkar | MAQ Software" w:date="2016-03-16T19:01:00Z">
            <w:r w:rsidRPr="008215E6" w:rsidDel="00807D05">
              <w:rPr>
                <w:noProof/>
                <w:rPrChange w:id="214" w:author="Nikunj Patel" w:date="2016-03-09T19:59:00Z">
                  <w:rPr>
                    <w:rStyle w:val="Hyperlink"/>
                    <w:rFonts w:eastAsia="Times New Roman"/>
                    <w:noProof/>
                  </w:rPr>
                </w:rPrChange>
              </w:rPr>
              <w:delText>Steps to create Azure redis cache</w:delText>
            </w:r>
            <w:r w:rsidDel="00807D05">
              <w:rPr>
                <w:noProof/>
                <w:webHidden/>
              </w:rPr>
              <w:tab/>
              <w:delText>53</w:delText>
            </w:r>
          </w:del>
        </w:p>
        <w:p w14:paraId="3D5501CF" w14:textId="661D6E13" w:rsidR="00E263E5" w:rsidDel="00807D05" w:rsidRDefault="00E263E5">
          <w:pPr>
            <w:pStyle w:val="TOC2"/>
            <w:tabs>
              <w:tab w:val="right" w:leader="dot" w:pos="12950"/>
            </w:tabs>
            <w:rPr>
              <w:del w:id="215" w:author="Swapnil Mirjolkar | MAQ Software" w:date="2016-03-16T19:01:00Z"/>
              <w:rFonts w:asciiTheme="minorHAnsi" w:eastAsiaTheme="minorEastAsia" w:hAnsiTheme="minorHAnsi"/>
              <w:noProof/>
            </w:rPr>
          </w:pPr>
          <w:del w:id="216" w:author="Swapnil Mirjolkar | MAQ Software" w:date="2016-03-16T19:01:00Z">
            <w:r w:rsidRPr="008215E6" w:rsidDel="00807D05">
              <w:rPr>
                <w:noProof/>
                <w:rPrChange w:id="217" w:author="Nikunj Patel" w:date="2016-03-09T19:59:00Z">
                  <w:rPr>
                    <w:rStyle w:val="Hyperlink"/>
                    <w:noProof/>
                  </w:rPr>
                </w:rPrChange>
              </w:rPr>
              <w:delText>Update service’ appsettings</w:delText>
            </w:r>
            <w:r w:rsidDel="00807D05">
              <w:rPr>
                <w:noProof/>
                <w:webHidden/>
              </w:rPr>
              <w:tab/>
              <w:delText>58</w:delText>
            </w:r>
          </w:del>
        </w:p>
        <w:p w14:paraId="013349C1" w14:textId="33755C52" w:rsidR="00E263E5" w:rsidDel="00807D05" w:rsidRDefault="00E263E5">
          <w:pPr>
            <w:pStyle w:val="TOC1"/>
            <w:tabs>
              <w:tab w:val="right" w:leader="dot" w:pos="12950"/>
            </w:tabs>
            <w:rPr>
              <w:del w:id="218" w:author="Swapnil Mirjolkar | MAQ Software" w:date="2016-03-16T19:01:00Z"/>
              <w:rFonts w:asciiTheme="minorHAnsi" w:eastAsiaTheme="minorEastAsia" w:hAnsiTheme="minorHAnsi"/>
              <w:b w:val="0"/>
              <w:noProof/>
            </w:rPr>
          </w:pPr>
          <w:del w:id="219" w:author="Swapnil Mirjolkar | MAQ Software" w:date="2016-03-16T19:01:00Z">
            <w:r w:rsidRPr="008215E6" w:rsidDel="00807D05">
              <w:rPr>
                <w:noProof/>
                <w:rPrChange w:id="220" w:author="Nikunj Patel" w:date="2016-03-09T19:59:00Z">
                  <w:rPr>
                    <w:rStyle w:val="Hyperlink"/>
                    <w:noProof/>
                  </w:rPr>
                </w:rPrChange>
              </w:rPr>
              <w:delText>Appendix F</w:delText>
            </w:r>
            <w:r w:rsidDel="00807D05">
              <w:rPr>
                <w:noProof/>
                <w:webHidden/>
              </w:rPr>
              <w:tab/>
              <w:delText>61</w:delText>
            </w:r>
          </w:del>
        </w:p>
        <w:p w14:paraId="27A125A4" w14:textId="32AC7C64" w:rsidR="00E263E5" w:rsidDel="00807D05" w:rsidRDefault="00E263E5">
          <w:pPr>
            <w:pStyle w:val="TOC2"/>
            <w:tabs>
              <w:tab w:val="right" w:leader="dot" w:pos="12950"/>
            </w:tabs>
            <w:rPr>
              <w:del w:id="221" w:author="Swapnil Mirjolkar | MAQ Software" w:date="2016-03-16T19:01:00Z"/>
              <w:rFonts w:asciiTheme="minorHAnsi" w:eastAsiaTheme="minorEastAsia" w:hAnsiTheme="minorHAnsi"/>
              <w:noProof/>
            </w:rPr>
          </w:pPr>
          <w:del w:id="222" w:author="Swapnil Mirjolkar | MAQ Software" w:date="2016-03-16T19:01:00Z">
            <w:r w:rsidRPr="008215E6" w:rsidDel="00807D05">
              <w:rPr>
                <w:noProof/>
                <w:rPrChange w:id="223" w:author="Nikunj Patel" w:date="2016-03-09T19:59:00Z">
                  <w:rPr>
                    <w:rStyle w:val="Hyperlink"/>
                    <w:rFonts w:eastAsia="Times New Roman"/>
                    <w:noProof/>
                  </w:rPr>
                </w:rPrChange>
              </w:rPr>
              <w:delText>List of resource files to update in the solution</w:delText>
            </w:r>
            <w:r w:rsidDel="00807D05">
              <w:rPr>
                <w:noProof/>
                <w:webHidden/>
              </w:rPr>
              <w:tab/>
              <w:delText>61</w:delText>
            </w:r>
          </w:del>
        </w:p>
        <w:p w14:paraId="6C2DC4B7" w14:textId="64F952FD" w:rsidR="00E263E5" w:rsidDel="00807D05" w:rsidRDefault="00E263E5">
          <w:pPr>
            <w:pStyle w:val="TOC2"/>
            <w:tabs>
              <w:tab w:val="right" w:leader="dot" w:pos="12950"/>
            </w:tabs>
            <w:rPr>
              <w:del w:id="224" w:author="Swapnil Mirjolkar | MAQ Software" w:date="2016-03-16T19:01:00Z"/>
              <w:rFonts w:asciiTheme="minorHAnsi" w:eastAsiaTheme="minorEastAsia" w:hAnsiTheme="minorHAnsi"/>
              <w:noProof/>
            </w:rPr>
          </w:pPr>
          <w:del w:id="225" w:author="Swapnil Mirjolkar | MAQ Software" w:date="2016-03-16T19:01:00Z">
            <w:r w:rsidRPr="008215E6" w:rsidDel="00807D05">
              <w:rPr>
                <w:noProof/>
                <w:rPrChange w:id="226" w:author="Nikunj Patel" w:date="2016-03-09T19:59:00Z">
                  <w:rPr>
                    <w:rStyle w:val="Hyperlink"/>
                    <w:rFonts w:eastAsia="Times New Roman"/>
                    <w:noProof/>
                  </w:rPr>
                </w:rPrChange>
              </w:rPr>
              <w:delText>List of Configuration files to update in the Helper Utilities solution</w:delText>
            </w:r>
            <w:r w:rsidDel="00807D05">
              <w:rPr>
                <w:noProof/>
                <w:webHidden/>
              </w:rPr>
              <w:tab/>
              <w:delText>64</w:delText>
            </w:r>
          </w:del>
        </w:p>
        <w:p w14:paraId="32E09868" w14:textId="6AE4AA43" w:rsidR="00E263E5" w:rsidDel="00807D05" w:rsidRDefault="00E263E5">
          <w:pPr>
            <w:pStyle w:val="TOC1"/>
            <w:tabs>
              <w:tab w:val="right" w:leader="dot" w:pos="12950"/>
            </w:tabs>
            <w:rPr>
              <w:del w:id="227" w:author="Swapnil Mirjolkar | MAQ Software" w:date="2016-03-16T19:01:00Z"/>
              <w:rFonts w:asciiTheme="minorHAnsi" w:eastAsiaTheme="minorEastAsia" w:hAnsiTheme="minorHAnsi"/>
              <w:b w:val="0"/>
              <w:noProof/>
            </w:rPr>
          </w:pPr>
          <w:del w:id="228" w:author="Swapnil Mirjolkar | MAQ Software" w:date="2016-03-16T19:01:00Z">
            <w:r w:rsidRPr="008215E6" w:rsidDel="00807D05">
              <w:rPr>
                <w:noProof/>
                <w:rPrChange w:id="229" w:author="Nikunj Patel" w:date="2016-03-09T19:59:00Z">
                  <w:rPr>
                    <w:rStyle w:val="Hyperlink"/>
                    <w:noProof/>
                  </w:rPr>
                </w:rPrChange>
              </w:rPr>
              <w:delText>Appendix G</w:delText>
            </w:r>
            <w:r w:rsidDel="00807D05">
              <w:rPr>
                <w:noProof/>
                <w:webHidden/>
              </w:rPr>
              <w:tab/>
              <w:delText>65</w:delText>
            </w:r>
          </w:del>
        </w:p>
        <w:p w14:paraId="6D4389A6" w14:textId="08C3C83E" w:rsidR="00E263E5" w:rsidDel="00807D05" w:rsidRDefault="00E263E5">
          <w:pPr>
            <w:pStyle w:val="TOC2"/>
            <w:tabs>
              <w:tab w:val="right" w:leader="dot" w:pos="12950"/>
            </w:tabs>
            <w:rPr>
              <w:del w:id="230" w:author="Swapnil Mirjolkar | MAQ Software" w:date="2016-03-16T19:01:00Z"/>
              <w:rFonts w:asciiTheme="minorHAnsi" w:eastAsiaTheme="minorEastAsia" w:hAnsiTheme="minorHAnsi"/>
              <w:noProof/>
            </w:rPr>
          </w:pPr>
          <w:del w:id="231" w:author="Swapnil Mirjolkar | MAQ Software" w:date="2016-03-16T19:01:00Z">
            <w:r w:rsidRPr="008215E6" w:rsidDel="00807D05">
              <w:rPr>
                <w:noProof/>
                <w:rPrChange w:id="232" w:author="Nikunj Patel" w:date="2016-03-09T19:59:00Z">
                  <w:rPr>
                    <w:rStyle w:val="Hyperlink"/>
                    <w:rFonts w:eastAsia="Times New Roman"/>
                    <w:noProof/>
                  </w:rPr>
                </w:rPrChange>
              </w:rPr>
              <w:delText>Create Application Insights</w:delText>
            </w:r>
            <w:r w:rsidDel="00807D05">
              <w:rPr>
                <w:noProof/>
                <w:webHidden/>
              </w:rPr>
              <w:tab/>
              <w:delText>65</w:delText>
            </w:r>
          </w:del>
        </w:p>
        <w:p w14:paraId="5304842A" w14:textId="425CA0D9" w:rsidR="00E263E5" w:rsidDel="00807D05" w:rsidRDefault="00E263E5">
          <w:pPr>
            <w:pStyle w:val="TOC1"/>
            <w:tabs>
              <w:tab w:val="right" w:leader="dot" w:pos="12950"/>
            </w:tabs>
            <w:rPr>
              <w:del w:id="233" w:author="Swapnil Mirjolkar | MAQ Software" w:date="2016-03-16T19:01:00Z"/>
              <w:rFonts w:asciiTheme="minorHAnsi" w:eastAsiaTheme="minorEastAsia" w:hAnsiTheme="minorHAnsi"/>
              <w:b w:val="0"/>
              <w:noProof/>
            </w:rPr>
          </w:pPr>
          <w:del w:id="234" w:author="Swapnil Mirjolkar | MAQ Software" w:date="2016-03-16T19:01:00Z">
            <w:r w:rsidRPr="008215E6" w:rsidDel="00807D05">
              <w:rPr>
                <w:noProof/>
                <w:rPrChange w:id="235" w:author="Nikunj Patel" w:date="2016-03-09T19:59:00Z">
                  <w:rPr>
                    <w:rStyle w:val="Hyperlink"/>
                    <w:noProof/>
                  </w:rPr>
                </w:rPrChange>
              </w:rPr>
              <w:delText>Troubleshooting Deployment Issues</w:delText>
            </w:r>
            <w:r w:rsidDel="00807D05">
              <w:rPr>
                <w:noProof/>
                <w:webHidden/>
              </w:rPr>
              <w:tab/>
              <w:delText>67</w:delText>
            </w:r>
          </w:del>
        </w:p>
        <w:p w14:paraId="04840B7C" w14:textId="5A3A81C4" w:rsidR="00342029" w:rsidRDefault="00342029" w:rsidP="00342029">
          <w:r>
            <w:rPr>
              <w:b/>
              <w:bCs/>
              <w:noProof/>
            </w:rPr>
            <w:fldChar w:fldCharType="end"/>
          </w:r>
        </w:p>
      </w:sdtContent>
    </w:sdt>
    <w:p w14:paraId="3B43B1D6" w14:textId="792C7831" w:rsidR="008E1DC9" w:rsidRDefault="008E1DC9" w:rsidP="005533B0">
      <w:r w:rsidRPr="00B602B0">
        <w:lastRenderedPageBreak/>
        <w:t xml:space="preserve">Matter Center </w:t>
      </w:r>
      <w:r w:rsidR="00F678EF">
        <w:t>d</w:t>
      </w:r>
      <w:r w:rsidRPr="00B602B0">
        <w:t>eployment</w:t>
      </w:r>
      <w:r w:rsidR="002E4779" w:rsidRPr="00B602B0">
        <w:t xml:space="preserve"> </w:t>
      </w:r>
    </w:p>
    <w:p w14:paraId="4EF1029A" w14:textId="1E126141" w:rsidR="00951A50" w:rsidRPr="002E4779" w:rsidRDefault="00951A50" w:rsidP="001029D2">
      <w:pPr>
        <w:pStyle w:val="Heading2"/>
        <w:rPr>
          <w:rFonts w:eastAsia="Times New Roman"/>
        </w:rPr>
      </w:pPr>
      <w:bookmarkStart w:id="236" w:name="_Toc445918868"/>
      <w:r w:rsidRPr="002E4779">
        <w:rPr>
          <w:rFonts w:eastAsia="Times New Roman"/>
        </w:rPr>
        <w:t>Pre-requisites</w:t>
      </w:r>
      <w:bookmarkEnd w:id="236"/>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133A99" w:rsidP="00B602B0">
            <w:pPr>
              <w:rPr>
                <w:rFonts w:cs="Segoe UI"/>
                <w:sz w:val="20"/>
                <w:szCs w:val="20"/>
              </w:rPr>
            </w:pPr>
            <w:hyperlink r:id="rId8"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133A99" w:rsidP="00B602B0">
            <w:pPr>
              <w:rPr>
                <w:rFonts w:cs="Segoe UI"/>
                <w:sz w:val="20"/>
                <w:szCs w:val="20"/>
              </w:rPr>
            </w:pPr>
            <w:hyperlink r:id="rId9"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133A99" w:rsidP="00B602B0">
            <w:pPr>
              <w:rPr>
                <w:rFonts w:cs="Segoe UI"/>
                <w:sz w:val="20"/>
                <w:szCs w:val="20"/>
              </w:rPr>
            </w:pPr>
            <w:hyperlink r:id="rId10"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528D202B" w14:textId="77777777" w:rsidTr="00215826">
        <w:trPr>
          <w:trHeight w:val="1142"/>
        </w:trPr>
        <w:tc>
          <w:tcPr>
            <w:tcW w:w="843" w:type="pct"/>
          </w:tcPr>
          <w:p w14:paraId="337EC2EA" w14:textId="77777777" w:rsidR="00B602B0" w:rsidRPr="00B602B0" w:rsidRDefault="00B602B0" w:rsidP="00B602B0">
            <w:pPr>
              <w:rPr>
                <w:rFonts w:cs="Segoe UI"/>
                <w:sz w:val="20"/>
                <w:szCs w:val="20"/>
              </w:rPr>
            </w:pPr>
            <w:r w:rsidRPr="00B602B0">
              <w:rPr>
                <w:rFonts w:cs="Segoe UI"/>
                <w:sz w:val="20"/>
                <w:szCs w:val="20"/>
              </w:rPr>
              <w:lastRenderedPageBreak/>
              <w:t>Azure websites</w:t>
            </w:r>
          </w:p>
          <w:p w14:paraId="21084827" w14:textId="77777777" w:rsidR="00B602B0" w:rsidRPr="00B602B0" w:rsidRDefault="00B602B0" w:rsidP="00B602B0">
            <w:pPr>
              <w:rPr>
                <w:rFonts w:cs="Segoe UI"/>
                <w:sz w:val="20"/>
                <w:szCs w:val="20"/>
              </w:rPr>
            </w:pPr>
            <w:r w:rsidRPr="00B602B0">
              <w:rPr>
                <w:rFonts w:cs="Segoe UI"/>
                <w:sz w:val="20"/>
                <w:szCs w:val="20"/>
              </w:rPr>
              <w:t>And storage account</w:t>
            </w:r>
          </w:p>
        </w:tc>
        <w:tc>
          <w:tcPr>
            <w:tcW w:w="832" w:type="pct"/>
          </w:tcPr>
          <w:p w14:paraId="55C4BC09"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776E8420" w14:textId="77777777" w:rsidR="00B602B0" w:rsidRPr="00B602B0" w:rsidRDefault="00B602B0" w:rsidP="00B602B0">
            <w:pPr>
              <w:rPr>
                <w:rFonts w:cs="Segoe UI"/>
                <w:sz w:val="20"/>
                <w:szCs w:val="20"/>
              </w:rPr>
            </w:pPr>
            <w:r w:rsidRPr="00B602B0">
              <w:rPr>
                <w:rFonts w:cs="Segoe UI"/>
                <w:sz w:val="20"/>
                <w:szCs w:val="20"/>
              </w:rPr>
              <w:t>Provision 2 Websites for UI and Service component</w:t>
            </w:r>
          </w:p>
          <w:p w14:paraId="65CFBE2D" w14:textId="77777777" w:rsidR="00B602B0" w:rsidRPr="00B602B0" w:rsidRDefault="00B602B0" w:rsidP="00B602B0">
            <w:pPr>
              <w:rPr>
                <w:rFonts w:cs="Segoe UI"/>
                <w:sz w:val="20"/>
                <w:szCs w:val="20"/>
              </w:rPr>
            </w:pPr>
            <w:r w:rsidRPr="00B602B0">
              <w:rPr>
                <w:rFonts w:cs="Segoe UI"/>
                <w:sz w:val="20"/>
                <w:szCs w:val="20"/>
              </w:rPr>
              <w:t>Websites should be configured based on options given in below table (Azure Configurations)</w:t>
            </w:r>
          </w:p>
          <w:p w14:paraId="6DBFBC9B" w14:textId="77777777" w:rsidR="00B602B0" w:rsidRPr="00B602B0" w:rsidRDefault="00B602B0" w:rsidP="00B602B0">
            <w:pPr>
              <w:rPr>
                <w:rFonts w:cs="Segoe UI"/>
                <w:sz w:val="20"/>
                <w:szCs w:val="20"/>
              </w:rPr>
            </w:pPr>
            <w:r w:rsidRPr="00B602B0">
              <w:rPr>
                <w:rFonts w:cs="Segoe UI"/>
                <w:sz w:val="20"/>
                <w:szCs w:val="20"/>
              </w:rPr>
              <w:t>Website for UI should also be configured with Domain and SSL certificate</w:t>
            </w:r>
          </w:p>
          <w:p w14:paraId="6FB3749A" w14:textId="77777777" w:rsidR="00B602B0" w:rsidRPr="00B602B0" w:rsidRDefault="00B602B0" w:rsidP="00B602B0">
            <w:pPr>
              <w:rPr>
                <w:rFonts w:cs="Segoe UI"/>
                <w:sz w:val="20"/>
                <w:szCs w:val="20"/>
              </w:rPr>
            </w:pPr>
            <w:r w:rsidRPr="00B602B0">
              <w:rPr>
                <w:rFonts w:cs="Segoe UI"/>
                <w:sz w:val="20"/>
                <w:szCs w:val="20"/>
              </w:rPr>
              <w:t>Provision storage account</w:t>
            </w:r>
          </w:p>
        </w:tc>
      </w:tr>
    </w:tbl>
    <w:p w14:paraId="2A468C2A" w14:textId="77777777" w:rsidR="00951A50" w:rsidRDefault="00951A50" w:rsidP="008E1DC9">
      <w:pPr>
        <w:rPr>
          <w:rFonts w:eastAsia="Times New Roman" w:cs="Segoe UI"/>
          <w:b/>
          <w:color w:val="767171" w:themeColor="background2" w:themeShade="80"/>
          <w:sz w:val="24"/>
          <w:szCs w:val="20"/>
        </w:rPr>
      </w:pPr>
    </w:p>
    <w:p w14:paraId="20F80B48" w14:textId="0A73B41D" w:rsidR="009E725B" w:rsidRPr="00B602B0" w:rsidRDefault="009E725B" w:rsidP="001029D2">
      <w:pPr>
        <w:keepNext/>
        <w:rPr>
          <w:b/>
        </w:rPr>
      </w:pPr>
      <w:r w:rsidRPr="00B602B0">
        <w:rPr>
          <w:b/>
          <w:lang w:val="fr-CA"/>
        </w:rPr>
        <w:t xml:space="preserve">Azure </w:t>
      </w:r>
      <w:r w:rsidR="00B602B0">
        <w:rPr>
          <w:b/>
          <w:lang w:val="fr-CA"/>
        </w:rPr>
        <w:t>c</w:t>
      </w:r>
      <w:r w:rsidRPr="00B602B0">
        <w:rPr>
          <w:b/>
          <w:lang w:val="fr-CA"/>
        </w:rPr>
        <w:t>onfigurations</w:t>
      </w:r>
    </w:p>
    <w:tbl>
      <w:tblPr>
        <w:tblStyle w:val="TableGrid"/>
        <w:tblW w:w="4795" w:type="pct"/>
        <w:tblLook w:val="04A0" w:firstRow="1" w:lastRow="0" w:firstColumn="1" w:lastColumn="0" w:noHBand="0" w:noVBand="1"/>
      </w:tblPr>
      <w:tblGrid>
        <w:gridCol w:w="1649"/>
        <w:gridCol w:w="4585"/>
        <w:gridCol w:w="6185"/>
      </w:tblGrid>
      <w:tr w:rsidR="00B602B0" w:rsidRPr="001029D2" w14:paraId="37AADFF9" w14:textId="77777777" w:rsidTr="001029D2">
        <w:tc>
          <w:tcPr>
            <w:tcW w:w="664" w:type="pct"/>
            <w:shd w:val="clear" w:color="auto" w:fill="0070C0"/>
            <w:vAlign w:val="center"/>
          </w:tcPr>
          <w:p w14:paraId="2879D4BF" w14:textId="77777777" w:rsidR="00B602B0" w:rsidRPr="001029D2" w:rsidRDefault="00B602B0" w:rsidP="00B602B0">
            <w:pPr>
              <w:rPr>
                <w:b/>
                <w:color w:val="FFFFFF" w:themeColor="background1"/>
                <w:sz w:val="20"/>
                <w:szCs w:val="20"/>
              </w:rPr>
            </w:pPr>
            <w:r w:rsidRPr="001029D2">
              <w:rPr>
                <w:b/>
                <w:color w:val="FFFFFF" w:themeColor="background1"/>
                <w:sz w:val="20"/>
                <w:szCs w:val="20"/>
              </w:rPr>
              <w:t>Azure feature</w:t>
            </w:r>
          </w:p>
        </w:tc>
        <w:tc>
          <w:tcPr>
            <w:tcW w:w="1846" w:type="pct"/>
            <w:shd w:val="clear" w:color="auto" w:fill="0070C0"/>
            <w:vAlign w:val="center"/>
          </w:tcPr>
          <w:p w14:paraId="64E378BA" w14:textId="77777777" w:rsidR="00B602B0" w:rsidRPr="001029D2" w:rsidRDefault="00B602B0" w:rsidP="00B602B0">
            <w:pPr>
              <w:rPr>
                <w:b/>
                <w:color w:val="FFFFFF" w:themeColor="background1"/>
                <w:sz w:val="20"/>
                <w:szCs w:val="20"/>
              </w:rPr>
            </w:pPr>
            <w:r w:rsidRPr="001029D2">
              <w:rPr>
                <w:b/>
                <w:color w:val="FFFFFF" w:themeColor="background1"/>
                <w:sz w:val="20"/>
                <w:szCs w:val="20"/>
              </w:rPr>
              <w:t>Configuration</w:t>
            </w:r>
          </w:p>
        </w:tc>
        <w:tc>
          <w:tcPr>
            <w:tcW w:w="2490" w:type="pct"/>
            <w:shd w:val="clear" w:color="auto" w:fill="0070C0"/>
            <w:vAlign w:val="center"/>
          </w:tcPr>
          <w:p w14:paraId="059B7381" w14:textId="77777777" w:rsidR="00B602B0" w:rsidRPr="001029D2" w:rsidRDefault="00B602B0" w:rsidP="00B602B0">
            <w:pPr>
              <w:rPr>
                <w:b/>
                <w:color w:val="FFFFFF" w:themeColor="background1"/>
                <w:sz w:val="20"/>
                <w:szCs w:val="20"/>
              </w:rPr>
            </w:pPr>
            <w:r w:rsidRPr="001029D2">
              <w:rPr>
                <w:b/>
                <w:color w:val="FFFFFF" w:themeColor="background1"/>
                <w:sz w:val="20"/>
                <w:szCs w:val="20"/>
              </w:rPr>
              <w:t>Details</w:t>
            </w:r>
          </w:p>
        </w:tc>
      </w:tr>
      <w:tr w:rsidR="00B602B0" w:rsidRPr="001029D2" w14:paraId="33DE6C31" w14:textId="77777777" w:rsidTr="001029D2">
        <w:tc>
          <w:tcPr>
            <w:tcW w:w="664" w:type="pct"/>
          </w:tcPr>
          <w:p w14:paraId="2BFD66E9" w14:textId="77777777" w:rsidR="00B602B0" w:rsidRPr="001029D2" w:rsidRDefault="00B602B0" w:rsidP="00B602B0">
            <w:pPr>
              <w:rPr>
                <w:sz w:val="20"/>
                <w:szCs w:val="20"/>
              </w:rPr>
            </w:pPr>
            <w:r w:rsidRPr="001029D2">
              <w:rPr>
                <w:sz w:val="20"/>
                <w:szCs w:val="20"/>
              </w:rPr>
              <w:t>Scalability</w:t>
            </w:r>
          </w:p>
        </w:tc>
        <w:tc>
          <w:tcPr>
            <w:tcW w:w="1846" w:type="pct"/>
          </w:tcPr>
          <w:p w14:paraId="3361CD51" w14:textId="77777777" w:rsidR="00B602B0" w:rsidRPr="001029D2" w:rsidRDefault="00B602B0" w:rsidP="00B602B0">
            <w:pPr>
              <w:rPr>
                <w:sz w:val="20"/>
                <w:szCs w:val="20"/>
              </w:rPr>
            </w:pPr>
            <w:r w:rsidRPr="001029D2">
              <w:rPr>
                <w:sz w:val="20"/>
                <w:szCs w:val="20"/>
              </w:rPr>
              <w:t xml:space="preserve">Mode – Standard </w:t>
            </w:r>
          </w:p>
          <w:p w14:paraId="4A0E59A4" w14:textId="77777777" w:rsidR="00B602B0" w:rsidRPr="001029D2" w:rsidRDefault="00B602B0" w:rsidP="00B602B0">
            <w:pPr>
              <w:rPr>
                <w:sz w:val="20"/>
                <w:szCs w:val="20"/>
              </w:rPr>
            </w:pPr>
          </w:p>
          <w:p w14:paraId="2391D1C8" w14:textId="12944DA6" w:rsidR="00B602B0" w:rsidRPr="001029D2" w:rsidRDefault="00B602B0" w:rsidP="00B602B0">
            <w:pPr>
              <w:rPr>
                <w:sz w:val="20"/>
                <w:szCs w:val="20"/>
              </w:rPr>
            </w:pPr>
            <w:r w:rsidRPr="001029D2">
              <w:rPr>
                <w:sz w:val="20"/>
                <w:szCs w:val="20"/>
              </w:rPr>
              <w:t>Instances – A single instance in Shared or Standard mode already benefits from high availability, but you can provide even greater throughput and fault tolerance by running additional web site instances. In Standard mode, you can choose from 1 through 10 instances, and if you enable the Auto scale feature, you can set the minimum and maximum number of virtual machines to be used for automatic scaling.</w:t>
            </w:r>
          </w:p>
          <w:p w14:paraId="2C299A08" w14:textId="77777777" w:rsidR="00B602B0" w:rsidRPr="001029D2" w:rsidRDefault="00B602B0" w:rsidP="00B602B0">
            <w:pPr>
              <w:rPr>
                <w:sz w:val="20"/>
                <w:szCs w:val="20"/>
              </w:rPr>
            </w:pPr>
          </w:p>
          <w:p w14:paraId="5306FD78" w14:textId="77777777" w:rsidR="00B602B0" w:rsidRPr="001029D2" w:rsidRDefault="00133A99" w:rsidP="00B602B0">
            <w:pPr>
              <w:rPr>
                <w:sz w:val="20"/>
                <w:szCs w:val="20"/>
              </w:rPr>
            </w:pPr>
            <w:hyperlink r:id="rId11" w:history="1">
              <w:r w:rsidR="00B602B0" w:rsidRPr="001029D2">
                <w:rPr>
                  <w:rStyle w:val="Hyperlink"/>
                  <w:rFonts w:cs="Segoe UI"/>
                  <w:sz w:val="20"/>
                  <w:szCs w:val="20"/>
                </w:rPr>
                <w:t>http://www.windowsazure.com/en-us/documentation/articles/web-sites-scale/</w:t>
              </w:r>
            </w:hyperlink>
          </w:p>
        </w:tc>
        <w:tc>
          <w:tcPr>
            <w:tcW w:w="2490" w:type="pct"/>
          </w:tcPr>
          <w:p w14:paraId="4E36D942" w14:textId="77777777" w:rsidR="00B602B0" w:rsidRPr="001029D2" w:rsidRDefault="00B602B0" w:rsidP="00B602B0">
            <w:pPr>
              <w:rPr>
                <w:rFonts w:eastAsia="Times New Roman"/>
                <w:sz w:val="20"/>
                <w:szCs w:val="20"/>
                <w:lang w:val="en"/>
              </w:rPr>
            </w:pPr>
            <w:r w:rsidRPr="001029D2">
              <w:rPr>
                <w:rFonts w:eastAsia="Times New Roman"/>
                <w:sz w:val="20"/>
                <w:szCs w:val="20"/>
                <w:lang w:val="en"/>
              </w:rPr>
              <w:t>Web Sites Standard (Promotional Pricing): The Standard tier offers multiple instance sizes as well as scaling to meet changing capacity needs. Prices for Standard are as follows:</w:t>
            </w:r>
          </w:p>
          <w:p w14:paraId="29398BB3" w14:textId="77777777" w:rsidR="00B602B0" w:rsidRPr="001029D2" w:rsidRDefault="00B602B0" w:rsidP="00B602B0">
            <w:pPr>
              <w:rPr>
                <w:sz w:val="20"/>
                <w:szCs w:val="20"/>
              </w:rPr>
            </w:pPr>
          </w:p>
          <w:tbl>
            <w:tblPr>
              <w:tblStyle w:val="TableGrid"/>
              <w:tblW w:w="4331" w:type="pct"/>
              <w:tblLook w:val="04A0" w:firstRow="1" w:lastRow="0" w:firstColumn="1" w:lastColumn="0" w:noHBand="0" w:noVBand="1"/>
            </w:tblPr>
            <w:tblGrid>
              <w:gridCol w:w="987"/>
              <w:gridCol w:w="1293"/>
              <w:gridCol w:w="1098"/>
              <w:gridCol w:w="1784"/>
            </w:tblGrid>
            <w:tr w:rsidR="00714CC3" w:rsidRPr="00714CC3" w14:paraId="4C958861" w14:textId="77777777" w:rsidTr="00215826">
              <w:trPr>
                <w:trHeight w:val="217"/>
              </w:trPr>
              <w:tc>
                <w:tcPr>
                  <w:tcW w:w="0" w:type="auto"/>
                  <w:hideMark/>
                </w:tcPr>
                <w:p w14:paraId="1FB119E3" w14:textId="77777777" w:rsidR="00B602B0" w:rsidRPr="00714CC3" w:rsidRDefault="00B602B0" w:rsidP="00B602B0">
                  <w:pPr>
                    <w:rPr>
                      <w:rFonts w:eastAsia="Times New Roman"/>
                      <w:caps/>
                      <w:sz w:val="20"/>
                      <w:szCs w:val="20"/>
                    </w:rPr>
                  </w:pPr>
                  <w:r w:rsidRPr="00714CC3">
                    <w:rPr>
                      <w:rFonts w:eastAsia="Times New Roman"/>
                      <w:caps/>
                      <w:sz w:val="20"/>
                      <w:szCs w:val="20"/>
                    </w:rPr>
                    <w:t>SIZE</w:t>
                  </w:r>
                </w:p>
              </w:tc>
              <w:tc>
                <w:tcPr>
                  <w:tcW w:w="0" w:type="auto"/>
                  <w:hideMark/>
                </w:tcPr>
                <w:p w14:paraId="683AD45B" w14:textId="77777777" w:rsidR="00B602B0" w:rsidRPr="00714CC3" w:rsidRDefault="00B602B0" w:rsidP="00B602B0">
                  <w:pPr>
                    <w:rPr>
                      <w:rFonts w:eastAsia="Times New Roman"/>
                      <w:caps/>
                      <w:sz w:val="20"/>
                      <w:szCs w:val="20"/>
                    </w:rPr>
                  </w:pPr>
                  <w:r w:rsidRPr="00714CC3">
                    <w:rPr>
                      <w:rFonts w:eastAsia="Times New Roman"/>
                      <w:caps/>
                      <w:sz w:val="20"/>
                      <w:szCs w:val="20"/>
                    </w:rPr>
                    <w:t>CPU CORES</w:t>
                  </w:r>
                </w:p>
              </w:tc>
              <w:tc>
                <w:tcPr>
                  <w:tcW w:w="0" w:type="auto"/>
                  <w:hideMark/>
                </w:tcPr>
                <w:p w14:paraId="33F19E6C" w14:textId="77777777" w:rsidR="00B602B0" w:rsidRPr="00714CC3" w:rsidRDefault="00B602B0" w:rsidP="00B602B0">
                  <w:pPr>
                    <w:rPr>
                      <w:rFonts w:eastAsia="Times New Roman"/>
                      <w:caps/>
                      <w:sz w:val="20"/>
                      <w:szCs w:val="20"/>
                    </w:rPr>
                  </w:pPr>
                  <w:r w:rsidRPr="00714CC3">
                    <w:rPr>
                      <w:rFonts w:eastAsia="Times New Roman"/>
                      <w:caps/>
                      <w:sz w:val="20"/>
                      <w:szCs w:val="20"/>
                    </w:rPr>
                    <w:t>MEMORY</w:t>
                  </w:r>
                </w:p>
              </w:tc>
              <w:tc>
                <w:tcPr>
                  <w:tcW w:w="0" w:type="auto"/>
                  <w:hideMark/>
                </w:tcPr>
                <w:p w14:paraId="57575645" w14:textId="77777777" w:rsidR="00B602B0" w:rsidRPr="00714CC3" w:rsidRDefault="00B602B0" w:rsidP="00B602B0">
                  <w:pPr>
                    <w:rPr>
                      <w:rFonts w:eastAsia="Times New Roman"/>
                      <w:caps/>
                      <w:sz w:val="20"/>
                      <w:szCs w:val="20"/>
                    </w:rPr>
                  </w:pPr>
                  <w:r w:rsidRPr="00714CC3">
                    <w:rPr>
                      <w:rFonts w:eastAsia="Times New Roman"/>
                      <w:caps/>
                      <w:sz w:val="20"/>
                      <w:szCs w:val="20"/>
                    </w:rPr>
                    <w:t>PRICE PER HOUR</w:t>
                  </w:r>
                </w:p>
              </w:tc>
            </w:tr>
            <w:tr w:rsidR="00714CC3" w:rsidRPr="00714CC3" w14:paraId="72A6DDF9" w14:textId="77777777" w:rsidTr="00215826">
              <w:trPr>
                <w:trHeight w:val="459"/>
              </w:trPr>
              <w:tc>
                <w:tcPr>
                  <w:tcW w:w="0" w:type="auto"/>
                  <w:hideMark/>
                </w:tcPr>
                <w:p w14:paraId="1F9DDFFC" w14:textId="77777777" w:rsidR="00B602B0" w:rsidRPr="00714CC3" w:rsidRDefault="00B602B0" w:rsidP="00B602B0">
                  <w:pPr>
                    <w:rPr>
                      <w:rFonts w:eastAsia="Times New Roman"/>
                      <w:sz w:val="20"/>
                      <w:szCs w:val="20"/>
                    </w:rPr>
                  </w:pPr>
                  <w:r w:rsidRPr="00714CC3">
                    <w:rPr>
                      <w:rFonts w:eastAsia="Times New Roman"/>
                      <w:sz w:val="20"/>
                      <w:szCs w:val="20"/>
                    </w:rPr>
                    <w:t>Small</w:t>
                  </w:r>
                </w:p>
              </w:tc>
              <w:tc>
                <w:tcPr>
                  <w:tcW w:w="0" w:type="auto"/>
                  <w:hideMark/>
                </w:tcPr>
                <w:p w14:paraId="06A68BDC" w14:textId="77777777" w:rsidR="00B602B0" w:rsidRPr="00714CC3" w:rsidRDefault="00B602B0" w:rsidP="00B602B0">
                  <w:pPr>
                    <w:rPr>
                      <w:rFonts w:eastAsia="Times New Roman"/>
                      <w:sz w:val="20"/>
                      <w:szCs w:val="20"/>
                    </w:rPr>
                  </w:pPr>
                  <w:r w:rsidRPr="00714CC3">
                    <w:rPr>
                      <w:rFonts w:eastAsia="Times New Roman"/>
                      <w:sz w:val="20"/>
                      <w:szCs w:val="20"/>
                    </w:rPr>
                    <w:t>1</w:t>
                  </w:r>
                </w:p>
              </w:tc>
              <w:tc>
                <w:tcPr>
                  <w:tcW w:w="0" w:type="auto"/>
                  <w:hideMark/>
                </w:tcPr>
                <w:p w14:paraId="3E502B13" w14:textId="77777777" w:rsidR="00B602B0" w:rsidRPr="00714CC3" w:rsidRDefault="00B602B0" w:rsidP="00B602B0">
                  <w:pPr>
                    <w:rPr>
                      <w:rFonts w:eastAsia="Times New Roman"/>
                      <w:sz w:val="20"/>
                      <w:szCs w:val="20"/>
                    </w:rPr>
                  </w:pPr>
                  <w:r w:rsidRPr="00714CC3">
                    <w:rPr>
                      <w:rFonts w:eastAsia="Times New Roman"/>
                      <w:sz w:val="20"/>
                      <w:szCs w:val="20"/>
                    </w:rPr>
                    <w:t>1.75 GB</w:t>
                  </w:r>
                </w:p>
              </w:tc>
              <w:tc>
                <w:tcPr>
                  <w:tcW w:w="0" w:type="auto"/>
                  <w:hideMark/>
                </w:tcPr>
                <w:p w14:paraId="24913B91" w14:textId="4D9AD645" w:rsidR="00B602B0" w:rsidRPr="00714CC3" w:rsidRDefault="00B602B0" w:rsidP="00B602B0">
                  <w:pPr>
                    <w:rPr>
                      <w:rFonts w:eastAsia="Times New Roman"/>
                      <w:sz w:val="20"/>
                      <w:szCs w:val="20"/>
                    </w:rPr>
                  </w:pPr>
                  <w:r w:rsidRPr="00714CC3">
                    <w:rPr>
                      <w:rFonts w:eastAsia="Times New Roman"/>
                      <w:sz w:val="20"/>
                      <w:szCs w:val="20"/>
                    </w:rPr>
                    <w:t>$0.10</w:t>
                  </w:r>
                  <w:r w:rsidRPr="00714CC3">
                    <w:rPr>
                      <w:rFonts w:eastAsia="Times New Roman"/>
                      <w:sz w:val="20"/>
                      <w:szCs w:val="20"/>
                    </w:rPr>
                    <w:br/>
                    <w:t>(~$74 / month)</w:t>
                  </w:r>
                </w:p>
              </w:tc>
            </w:tr>
            <w:tr w:rsidR="00714CC3" w:rsidRPr="00714CC3" w14:paraId="63728648" w14:textId="77777777" w:rsidTr="00215826">
              <w:trPr>
                <w:trHeight w:val="447"/>
              </w:trPr>
              <w:tc>
                <w:tcPr>
                  <w:tcW w:w="0" w:type="auto"/>
                  <w:hideMark/>
                </w:tcPr>
                <w:p w14:paraId="069E916C" w14:textId="77777777" w:rsidR="00B602B0" w:rsidRPr="00714CC3" w:rsidRDefault="00B602B0" w:rsidP="00B602B0">
                  <w:pPr>
                    <w:rPr>
                      <w:rFonts w:eastAsia="Times New Roman"/>
                      <w:sz w:val="20"/>
                      <w:szCs w:val="20"/>
                    </w:rPr>
                  </w:pPr>
                  <w:r w:rsidRPr="00714CC3">
                    <w:rPr>
                      <w:rFonts w:eastAsia="Times New Roman"/>
                      <w:sz w:val="20"/>
                      <w:szCs w:val="20"/>
                    </w:rPr>
                    <w:t>Medium</w:t>
                  </w:r>
                </w:p>
              </w:tc>
              <w:tc>
                <w:tcPr>
                  <w:tcW w:w="0" w:type="auto"/>
                  <w:hideMark/>
                </w:tcPr>
                <w:p w14:paraId="0C3D885F" w14:textId="77777777" w:rsidR="00B602B0" w:rsidRPr="00714CC3" w:rsidRDefault="00B602B0" w:rsidP="00B602B0">
                  <w:pPr>
                    <w:rPr>
                      <w:rFonts w:eastAsia="Times New Roman"/>
                      <w:sz w:val="20"/>
                      <w:szCs w:val="20"/>
                    </w:rPr>
                  </w:pPr>
                  <w:r w:rsidRPr="00714CC3">
                    <w:rPr>
                      <w:rFonts w:eastAsia="Times New Roman"/>
                      <w:sz w:val="20"/>
                      <w:szCs w:val="20"/>
                    </w:rPr>
                    <w:t>2</w:t>
                  </w:r>
                </w:p>
              </w:tc>
              <w:tc>
                <w:tcPr>
                  <w:tcW w:w="0" w:type="auto"/>
                  <w:hideMark/>
                </w:tcPr>
                <w:p w14:paraId="2FA55777" w14:textId="77777777" w:rsidR="00B602B0" w:rsidRPr="00714CC3" w:rsidRDefault="00B602B0" w:rsidP="00B602B0">
                  <w:pPr>
                    <w:rPr>
                      <w:rFonts w:eastAsia="Times New Roman"/>
                      <w:sz w:val="20"/>
                      <w:szCs w:val="20"/>
                    </w:rPr>
                  </w:pPr>
                  <w:r w:rsidRPr="00714CC3">
                    <w:rPr>
                      <w:rFonts w:eastAsia="Times New Roman"/>
                      <w:sz w:val="20"/>
                      <w:szCs w:val="20"/>
                    </w:rPr>
                    <w:t>3.5 GB</w:t>
                  </w:r>
                </w:p>
              </w:tc>
              <w:tc>
                <w:tcPr>
                  <w:tcW w:w="0" w:type="auto"/>
                  <w:hideMark/>
                </w:tcPr>
                <w:p w14:paraId="7519377C" w14:textId="77777777" w:rsidR="00B602B0" w:rsidRPr="00714CC3" w:rsidRDefault="00B602B0" w:rsidP="00B602B0">
                  <w:pPr>
                    <w:rPr>
                      <w:rFonts w:eastAsia="Times New Roman"/>
                      <w:sz w:val="20"/>
                      <w:szCs w:val="20"/>
                    </w:rPr>
                  </w:pPr>
                  <w:r w:rsidRPr="00714CC3">
                    <w:rPr>
                      <w:rFonts w:eastAsia="Times New Roman"/>
                      <w:sz w:val="20"/>
                      <w:szCs w:val="20"/>
                    </w:rPr>
                    <w:t>$0.20</w:t>
                  </w:r>
                  <w:r w:rsidRPr="00714CC3">
                    <w:rPr>
                      <w:rFonts w:eastAsia="Times New Roman"/>
                      <w:sz w:val="20"/>
                      <w:szCs w:val="20"/>
                    </w:rPr>
                    <w:br/>
                    <w:t>(~$149 / month)</w:t>
                  </w:r>
                </w:p>
              </w:tc>
            </w:tr>
            <w:tr w:rsidR="00714CC3" w:rsidRPr="00714CC3" w14:paraId="4BFB6C70" w14:textId="77777777" w:rsidTr="00215826">
              <w:trPr>
                <w:trHeight w:val="447"/>
              </w:trPr>
              <w:tc>
                <w:tcPr>
                  <w:tcW w:w="0" w:type="auto"/>
                  <w:hideMark/>
                </w:tcPr>
                <w:p w14:paraId="3B966A46" w14:textId="77777777" w:rsidR="00B602B0" w:rsidRPr="00714CC3" w:rsidRDefault="00B602B0" w:rsidP="00B602B0">
                  <w:pPr>
                    <w:rPr>
                      <w:rFonts w:eastAsia="Times New Roman"/>
                      <w:sz w:val="20"/>
                      <w:szCs w:val="20"/>
                    </w:rPr>
                  </w:pPr>
                  <w:r w:rsidRPr="00714CC3">
                    <w:rPr>
                      <w:rFonts w:eastAsia="Times New Roman"/>
                      <w:sz w:val="20"/>
                      <w:szCs w:val="20"/>
                    </w:rPr>
                    <w:t>Large</w:t>
                  </w:r>
                </w:p>
              </w:tc>
              <w:tc>
                <w:tcPr>
                  <w:tcW w:w="0" w:type="auto"/>
                  <w:hideMark/>
                </w:tcPr>
                <w:p w14:paraId="1477CB69" w14:textId="77777777" w:rsidR="00B602B0" w:rsidRPr="00714CC3" w:rsidRDefault="00B602B0" w:rsidP="00B602B0">
                  <w:pPr>
                    <w:rPr>
                      <w:rFonts w:eastAsia="Times New Roman"/>
                      <w:sz w:val="20"/>
                      <w:szCs w:val="20"/>
                    </w:rPr>
                  </w:pPr>
                  <w:r w:rsidRPr="00714CC3">
                    <w:rPr>
                      <w:rFonts w:eastAsia="Times New Roman"/>
                      <w:sz w:val="20"/>
                      <w:szCs w:val="20"/>
                    </w:rPr>
                    <w:t>4</w:t>
                  </w:r>
                </w:p>
              </w:tc>
              <w:tc>
                <w:tcPr>
                  <w:tcW w:w="0" w:type="auto"/>
                  <w:hideMark/>
                </w:tcPr>
                <w:p w14:paraId="52C335AA" w14:textId="77777777" w:rsidR="00B602B0" w:rsidRPr="00714CC3" w:rsidRDefault="00B602B0" w:rsidP="00B602B0">
                  <w:pPr>
                    <w:rPr>
                      <w:rFonts w:eastAsia="Times New Roman"/>
                      <w:sz w:val="20"/>
                      <w:szCs w:val="20"/>
                    </w:rPr>
                  </w:pPr>
                  <w:r w:rsidRPr="00714CC3">
                    <w:rPr>
                      <w:rFonts w:eastAsia="Times New Roman"/>
                      <w:sz w:val="20"/>
                      <w:szCs w:val="20"/>
                    </w:rPr>
                    <w:t>7 GB</w:t>
                  </w:r>
                </w:p>
              </w:tc>
              <w:tc>
                <w:tcPr>
                  <w:tcW w:w="0" w:type="auto"/>
                  <w:hideMark/>
                </w:tcPr>
                <w:p w14:paraId="25EE8F47" w14:textId="77777777" w:rsidR="00B602B0" w:rsidRPr="00714CC3" w:rsidRDefault="00B602B0" w:rsidP="00B602B0">
                  <w:pPr>
                    <w:rPr>
                      <w:rFonts w:eastAsia="Times New Roman"/>
                      <w:sz w:val="20"/>
                      <w:szCs w:val="20"/>
                    </w:rPr>
                  </w:pPr>
                  <w:r w:rsidRPr="00714CC3">
                    <w:rPr>
                      <w:rFonts w:eastAsia="Times New Roman"/>
                      <w:sz w:val="20"/>
                      <w:szCs w:val="20"/>
                    </w:rPr>
                    <w:t>$0.40</w:t>
                  </w:r>
                  <w:r w:rsidRPr="00714CC3">
                    <w:rPr>
                      <w:rFonts w:eastAsia="Times New Roman"/>
                      <w:sz w:val="20"/>
                      <w:szCs w:val="20"/>
                    </w:rPr>
                    <w:br/>
                    <w:t>(~$298 / month)</w:t>
                  </w:r>
                </w:p>
              </w:tc>
            </w:tr>
          </w:tbl>
          <w:p w14:paraId="077BCFC5" w14:textId="33840F7C" w:rsidR="00B602B0" w:rsidRPr="001029D2" w:rsidRDefault="00B602B0" w:rsidP="00B602B0">
            <w:pPr>
              <w:rPr>
                <w:sz w:val="20"/>
                <w:szCs w:val="20"/>
              </w:rPr>
            </w:pPr>
            <w:r w:rsidRPr="00215826">
              <w:rPr>
                <w:b/>
                <w:sz w:val="20"/>
                <w:szCs w:val="20"/>
              </w:rPr>
              <w:t>Note</w:t>
            </w:r>
            <w:r w:rsidRPr="001029D2">
              <w:rPr>
                <w:sz w:val="20"/>
                <w:szCs w:val="20"/>
              </w:rPr>
              <w:t xml:space="preserve">: Refer to the below link to know more about the pricing models: </w:t>
            </w:r>
            <w:hyperlink r:id="rId12" w:history="1">
              <w:r w:rsidRPr="001029D2">
                <w:rPr>
                  <w:rStyle w:val="Hyperlink"/>
                  <w:rFonts w:cs="Segoe UI"/>
                  <w:sz w:val="20"/>
                  <w:szCs w:val="20"/>
                </w:rPr>
                <w:t>http://www.windowsazure.com/en-us/pricing/details/web-sites/</w:t>
              </w:r>
            </w:hyperlink>
            <w:hyperlink r:id="rId13" w:history="1"/>
          </w:p>
        </w:tc>
      </w:tr>
      <w:tr w:rsidR="00B602B0" w:rsidRPr="001029D2" w14:paraId="5559ABFE" w14:textId="77777777" w:rsidTr="00714CC3">
        <w:trPr>
          <w:trHeight w:val="2132"/>
        </w:trPr>
        <w:tc>
          <w:tcPr>
            <w:tcW w:w="664" w:type="pct"/>
          </w:tcPr>
          <w:p w14:paraId="74FD544A" w14:textId="77777777" w:rsidR="00B602B0" w:rsidRPr="001029D2" w:rsidRDefault="00B602B0" w:rsidP="00B602B0">
            <w:pPr>
              <w:rPr>
                <w:sz w:val="20"/>
                <w:szCs w:val="20"/>
              </w:rPr>
            </w:pPr>
            <w:r w:rsidRPr="001029D2">
              <w:rPr>
                <w:color w:val="000000"/>
                <w:sz w:val="20"/>
                <w:szCs w:val="20"/>
              </w:rPr>
              <w:t>Backups (Optional)</w:t>
            </w:r>
          </w:p>
        </w:tc>
        <w:tc>
          <w:tcPr>
            <w:tcW w:w="1846" w:type="pct"/>
          </w:tcPr>
          <w:p w14:paraId="3597904C" w14:textId="77777777" w:rsidR="00B602B0" w:rsidRPr="001029D2" w:rsidRDefault="00B602B0" w:rsidP="00B602B0">
            <w:pPr>
              <w:rPr>
                <w:sz w:val="20"/>
                <w:szCs w:val="20"/>
              </w:rPr>
            </w:pPr>
            <w:r w:rsidRPr="001029D2">
              <w:rPr>
                <w:sz w:val="20"/>
                <w:szCs w:val="20"/>
              </w:rPr>
              <w:t>Use the services in the Recovery Services category to protect your data and clouds.</w:t>
            </w:r>
          </w:p>
        </w:tc>
        <w:tc>
          <w:tcPr>
            <w:tcW w:w="2490" w:type="pct"/>
          </w:tcPr>
          <w:p w14:paraId="12877F5D" w14:textId="77777777" w:rsidR="00B602B0" w:rsidRPr="001029D2" w:rsidRDefault="00B602B0" w:rsidP="00B602B0">
            <w:pPr>
              <w:rPr>
                <w:rFonts w:eastAsia="Times New Roman"/>
                <w:sz w:val="20"/>
                <w:szCs w:val="20"/>
                <w:lang w:val="en"/>
              </w:rPr>
            </w:pPr>
          </w:p>
          <w:tbl>
            <w:tblPr>
              <w:tblStyle w:val="TableGrid"/>
              <w:tblW w:w="5000" w:type="pct"/>
              <w:tblLook w:val="04A0" w:firstRow="1" w:lastRow="0" w:firstColumn="1" w:lastColumn="0" w:noHBand="0" w:noVBand="1"/>
            </w:tblPr>
            <w:tblGrid>
              <w:gridCol w:w="3623"/>
              <w:gridCol w:w="2336"/>
            </w:tblGrid>
            <w:tr w:rsidR="00714CC3" w:rsidRPr="00714CC3" w14:paraId="2712F0CE" w14:textId="77777777" w:rsidTr="00215826">
              <w:tc>
                <w:tcPr>
                  <w:tcW w:w="0" w:type="auto"/>
                  <w:hideMark/>
                </w:tcPr>
                <w:p w14:paraId="732DDEC2" w14:textId="77777777" w:rsidR="00B602B0" w:rsidRPr="00714CC3" w:rsidRDefault="00B602B0" w:rsidP="00B602B0">
                  <w:pPr>
                    <w:rPr>
                      <w:rFonts w:eastAsia="Times New Roman"/>
                      <w:caps/>
                      <w:sz w:val="20"/>
                      <w:szCs w:val="20"/>
                    </w:rPr>
                  </w:pPr>
                  <w:r w:rsidRPr="00714CC3">
                    <w:rPr>
                      <w:rFonts w:eastAsia="Times New Roman"/>
                      <w:caps/>
                      <w:sz w:val="20"/>
                      <w:szCs w:val="20"/>
                    </w:rPr>
                    <w:t>COMPRESSED DATA STORED PER MONTH</w:t>
                  </w:r>
                </w:p>
              </w:tc>
              <w:tc>
                <w:tcPr>
                  <w:tcW w:w="0" w:type="auto"/>
                  <w:hideMark/>
                </w:tcPr>
                <w:p w14:paraId="41C7BFB9" w14:textId="77777777" w:rsidR="00B602B0" w:rsidRPr="00714CC3" w:rsidRDefault="00B602B0" w:rsidP="00B602B0">
                  <w:pPr>
                    <w:rPr>
                      <w:rFonts w:eastAsia="Times New Roman"/>
                      <w:caps/>
                      <w:sz w:val="20"/>
                      <w:szCs w:val="20"/>
                    </w:rPr>
                  </w:pPr>
                  <w:r w:rsidRPr="00714CC3">
                    <w:rPr>
                      <w:rFonts w:eastAsia="Times New Roman"/>
                      <w:caps/>
                      <w:sz w:val="20"/>
                      <w:szCs w:val="20"/>
                    </w:rPr>
                    <w:t>PRICE</w:t>
                  </w:r>
                </w:p>
              </w:tc>
            </w:tr>
            <w:tr w:rsidR="00714CC3" w:rsidRPr="00714CC3" w14:paraId="5ECB7BA4" w14:textId="77777777" w:rsidTr="00215826">
              <w:tc>
                <w:tcPr>
                  <w:tcW w:w="0" w:type="auto"/>
                  <w:hideMark/>
                </w:tcPr>
                <w:p w14:paraId="1CACC516" w14:textId="77777777" w:rsidR="00B602B0" w:rsidRPr="00714CC3" w:rsidRDefault="00B602B0" w:rsidP="00B602B0">
                  <w:pPr>
                    <w:rPr>
                      <w:rFonts w:eastAsia="Times New Roman"/>
                      <w:caps/>
                      <w:sz w:val="20"/>
                      <w:szCs w:val="20"/>
                    </w:rPr>
                  </w:pPr>
                  <w:r w:rsidRPr="00714CC3">
                    <w:rPr>
                      <w:rFonts w:eastAsia="Times New Roman"/>
                      <w:caps/>
                      <w:sz w:val="20"/>
                      <w:szCs w:val="20"/>
                    </w:rPr>
                    <w:t>First 5 GB / Month 1</w:t>
                  </w:r>
                </w:p>
              </w:tc>
              <w:tc>
                <w:tcPr>
                  <w:tcW w:w="0" w:type="auto"/>
                  <w:hideMark/>
                </w:tcPr>
                <w:p w14:paraId="2B11A3F3" w14:textId="77777777" w:rsidR="00B602B0" w:rsidRPr="00714CC3" w:rsidRDefault="00B602B0" w:rsidP="00B602B0">
                  <w:pPr>
                    <w:rPr>
                      <w:rFonts w:eastAsia="Times New Roman"/>
                      <w:caps/>
                      <w:sz w:val="20"/>
                      <w:szCs w:val="20"/>
                    </w:rPr>
                  </w:pPr>
                  <w:r w:rsidRPr="00714CC3">
                    <w:rPr>
                      <w:rFonts w:eastAsia="Times New Roman"/>
                      <w:caps/>
                      <w:sz w:val="20"/>
                      <w:szCs w:val="20"/>
                    </w:rPr>
                    <w:t>Free</w:t>
                  </w:r>
                </w:p>
              </w:tc>
            </w:tr>
            <w:tr w:rsidR="00714CC3" w:rsidRPr="00714CC3" w14:paraId="2126449C" w14:textId="77777777" w:rsidTr="00215826">
              <w:tc>
                <w:tcPr>
                  <w:tcW w:w="0" w:type="auto"/>
                  <w:hideMark/>
                </w:tcPr>
                <w:p w14:paraId="3F531EAA" w14:textId="77777777" w:rsidR="00B602B0" w:rsidRPr="00714CC3" w:rsidRDefault="00B602B0" w:rsidP="00B602B0">
                  <w:pPr>
                    <w:rPr>
                      <w:rFonts w:eastAsia="Times New Roman"/>
                      <w:caps/>
                      <w:sz w:val="20"/>
                      <w:szCs w:val="20"/>
                    </w:rPr>
                  </w:pPr>
                  <w:r w:rsidRPr="00714CC3">
                    <w:rPr>
                      <w:rFonts w:eastAsia="Times New Roman"/>
                      <w:caps/>
                      <w:sz w:val="20"/>
                      <w:szCs w:val="20"/>
                    </w:rPr>
                    <w:t>Greater than 5 GB / Month</w:t>
                  </w:r>
                </w:p>
              </w:tc>
              <w:tc>
                <w:tcPr>
                  <w:tcW w:w="0" w:type="auto"/>
                  <w:hideMark/>
                </w:tcPr>
                <w:p w14:paraId="72CC42A9" w14:textId="77777777" w:rsidR="00B602B0" w:rsidRPr="00714CC3" w:rsidRDefault="00B602B0" w:rsidP="00B602B0">
                  <w:pPr>
                    <w:rPr>
                      <w:rFonts w:eastAsia="Times New Roman"/>
                      <w:caps/>
                      <w:sz w:val="20"/>
                      <w:szCs w:val="20"/>
                    </w:rPr>
                  </w:pPr>
                  <w:r w:rsidRPr="00714CC3">
                    <w:rPr>
                      <w:rFonts w:eastAsia="Times New Roman"/>
                      <w:caps/>
                      <w:sz w:val="20"/>
                      <w:szCs w:val="20"/>
                    </w:rPr>
                    <w:t>$0.50 per GB per month</w:t>
                  </w:r>
                </w:p>
              </w:tc>
            </w:tr>
          </w:tbl>
          <w:p w14:paraId="5422C7D9" w14:textId="77777777" w:rsidR="00B602B0" w:rsidRPr="001029D2" w:rsidRDefault="00B602B0" w:rsidP="00B602B0">
            <w:pPr>
              <w:rPr>
                <w:rFonts w:eastAsia="Times New Roman"/>
                <w:sz w:val="20"/>
                <w:szCs w:val="20"/>
                <w:lang w:val="en"/>
              </w:rPr>
            </w:pPr>
          </w:p>
        </w:tc>
      </w:tr>
    </w:tbl>
    <w:p w14:paraId="4DDE0D60" w14:textId="77777777" w:rsidR="00215826" w:rsidRDefault="00215826" w:rsidP="00B602B0">
      <w:pPr>
        <w:rPr>
          <w:b/>
        </w:rPr>
      </w:pPr>
    </w:p>
    <w:p w14:paraId="1B6590E5" w14:textId="16441B75" w:rsidR="001225FD" w:rsidRPr="00B602B0" w:rsidRDefault="001225FD" w:rsidP="00215826">
      <w:pPr>
        <w:keepNext/>
        <w:rPr>
          <w:b/>
        </w:rPr>
      </w:pPr>
      <w:r w:rsidRPr="00B602B0">
        <w:rPr>
          <w:b/>
        </w:rPr>
        <w:lastRenderedPageBreak/>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Create config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Corresponding term set groups should accordingly be updated to Excel config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Client site collections and updating clients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lastRenderedPageBreak/>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133A99"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77777777" w:rsidR="00E90941" w:rsidRPr="001029D2" w:rsidRDefault="00133A99"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1029D2">
          <w:rPr>
            <w:rStyle w:val="Hyperlink"/>
            <w:rFonts w:eastAsia="Times New Roman" w:cs="Segoe UI"/>
          </w:rPr>
          <w:t>Windows PowerShell</w:t>
        </w:r>
      </w:hyperlink>
    </w:p>
    <w:p w14:paraId="36CF26E4" w14:textId="243D28BC" w:rsidR="00206DF5" w:rsidRPr="001029D2" w:rsidRDefault="00133A99"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206DF5" w:rsidRPr="001029D2">
          <w:rPr>
            <w:rStyle w:val="Hyperlink"/>
            <w:rFonts w:eastAsia="Times New Roman" w:cs="Segoe UI"/>
          </w:rPr>
          <w:t>Azure PowerShell</w:t>
        </w:r>
      </w:hyperlink>
    </w:p>
    <w:p w14:paraId="44F0BD3E" w14:textId="15F777C6" w:rsidR="00D809FA" w:rsidRPr="001029D2" w:rsidRDefault="00133A99"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r w:rsidR="002146DC" w:rsidRPr="002146DC">
        <w:rPr>
          <w:shd w:val="clear" w:color="auto" w:fill="FFFFFF"/>
        </w:rPr>
        <w:t>mattercenter-master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7777777" w:rsidR="00261169" w:rsidRPr="0076342B" w:rsidRDefault="00261169" w:rsidP="00F678EF">
      <w:pPr>
        <w:pStyle w:val="ListBullet"/>
        <w:numPr>
          <w:ilvl w:val="0"/>
          <w:numId w:val="0"/>
        </w:numPr>
        <w:ind w:left="720"/>
        <w:rPr>
          <w:rFonts w:cs="Segoe UI"/>
          <w:b/>
          <w:noProof/>
          <w:sz w:val="20"/>
          <w:szCs w:val="20"/>
        </w:rPr>
      </w:pPr>
    </w:p>
    <w:p w14:paraId="5372AC2C" w14:textId="75A4C815" w:rsidR="0076342B" w:rsidRDefault="0076342B" w:rsidP="00F678EF">
      <w:pPr>
        <w:pStyle w:val="Heading2"/>
      </w:pPr>
      <w:bookmarkStart w:id="237" w:name="_Toc445918869"/>
      <w:r>
        <w:lastRenderedPageBreak/>
        <w:t>Deployment steps</w:t>
      </w:r>
      <w:bookmarkEnd w:id="237"/>
      <w:r>
        <w:t xml:space="preserve"> </w:t>
      </w:r>
    </w:p>
    <w:p w14:paraId="4D9CC37E" w14:textId="77777777" w:rsidR="0076342B" w:rsidRPr="0076342B" w:rsidRDefault="0076342B" w:rsidP="0076342B"/>
    <w:tbl>
      <w:tblPr>
        <w:tblStyle w:val="TableGrid"/>
        <w:tblW w:w="5000" w:type="pct"/>
        <w:tblLayout w:type="fixed"/>
        <w:tblLook w:val="04A0" w:firstRow="1" w:lastRow="0" w:firstColumn="1" w:lastColumn="0" w:noHBand="0" w:noVBand="1"/>
      </w:tblPr>
      <w:tblGrid>
        <w:gridCol w:w="984"/>
        <w:gridCol w:w="10769"/>
        <w:gridCol w:w="1197"/>
      </w:tblGrid>
      <w:tr w:rsidR="00F15494" w:rsidRPr="005617D8" w14:paraId="3188C917" w14:textId="77777777" w:rsidTr="009675DA">
        <w:trPr>
          <w:tblHeader/>
        </w:trPr>
        <w:tc>
          <w:tcPr>
            <w:tcW w:w="380"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158" w:type="pct"/>
            <w:shd w:val="clear" w:color="auto" w:fill="0070C0"/>
            <w:hideMark/>
          </w:tcPr>
          <w:p w14:paraId="2BAD6962" w14:textId="4EA7AF46"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462"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F15494" w:rsidRPr="005617D8" w14:paraId="4218A079" w14:textId="77777777" w:rsidTr="009675DA">
        <w:tc>
          <w:tcPr>
            <w:tcW w:w="380" w:type="pct"/>
          </w:tcPr>
          <w:p w14:paraId="654001C3" w14:textId="516A386F" w:rsidR="00F15494" w:rsidRPr="00F15494" w:rsidRDefault="00F15494" w:rsidP="009675DA">
            <w:pPr>
              <w:ind w:left="60"/>
              <w:rPr>
                <w:rFonts w:eastAsia="Times New Roman" w:cs="Segoe UI"/>
                <w:b/>
                <w:sz w:val="20"/>
                <w:szCs w:val="20"/>
              </w:rPr>
            </w:pPr>
            <w:r w:rsidRPr="009675DA">
              <w:rPr>
                <w:rFonts w:eastAsia="Times New Roman" w:cs="Segoe UI"/>
                <w:b/>
                <w:sz w:val="20"/>
                <w:szCs w:val="20"/>
              </w:rPr>
              <w:t>Step 1</w:t>
            </w:r>
          </w:p>
        </w:tc>
        <w:tc>
          <w:tcPr>
            <w:tcW w:w="4158" w:type="pct"/>
            <w:hideMark/>
          </w:tcPr>
          <w:p w14:paraId="700D6C4A" w14:textId="0B7366EB" w:rsidR="00F15494" w:rsidRPr="005617D8" w:rsidRDefault="00F15494" w:rsidP="00F678EF">
            <w:pPr>
              <w:ind w:left="697"/>
              <w:rPr>
                <w:rFonts w:eastAsia="Times New Roman" w:cs="Segoe UI"/>
                <w:sz w:val="20"/>
                <w:szCs w:val="20"/>
              </w:rPr>
            </w:pPr>
            <w:r w:rsidRPr="005617D8">
              <w:rPr>
                <w:rFonts w:eastAsia="Times New Roman" w:cs="Segoe UI"/>
                <w:b/>
                <w:sz w:val="20"/>
                <w:szCs w:val="20"/>
              </w:rPr>
              <w:t>Windows Azure</w:t>
            </w:r>
            <w:r w:rsidRPr="005617D8">
              <w:rPr>
                <w:rFonts w:eastAsia="Times New Roman" w:cs="Segoe UI"/>
                <w:sz w:val="20"/>
                <w:szCs w:val="20"/>
              </w:rPr>
              <w:t xml:space="preserve"> - Create and configure websites</w:t>
            </w:r>
          </w:p>
          <w:p w14:paraId="580A33F4" w14:textId="673418F1"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1A77F23B" w14:textId="14F1C5A1"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sites:</w:t>
            </w:r>
          </w:p>
          <w:p w14:paraId="1A376737" w14:textId="77777777" w:rsidR="00F15494" w:rsidRPr="005617D8" w:rsidRDefault="00F15494" w:rsidP="00F678EF">
            <w:pPr>
              <w:ind w:left="697"/>
              <w:rPr>
                <w:rFonts w:eastAsia="Times New Roman" w:cs="Segoe UI"/>
                <w:sz w:val="20"/>
                <w:szCs w:val="20"/>
              </w:rPr>
            </w:pPr>
          </w:p>
          <w:p w14:paraId="06948C11" w14:textId="1421EAA7" w:rsidR="00F15494" w:rsidRPr="005617D8" w:rsidRDefault="00F15494" w:rsidP="00F678EF">
            <w:pPr>
              <w:pStyle w:val="ListParagraph"/>
              <w:numPr>
                <w:ilvl w:val="0"/>
                <w:numId w:val="14"/>
              </w:numPr>
              <w:ind w:left="697"/>
              <w:textAlignment w:val="center"/>
              <w:rPr>
                <w:rFonts w:eastAsia="Times New Roman" w:cs="Segoe UI"/>
                <w:sz w:val="20"/>
                <w:szCs w:val="20"/>
              </w:rPr>
            </w:pPr>
            <w:r w:rsidRPr="005617D8">
              <w:rPr>
                <w:rFonts w:eastAsia="Times New Roman" w:cs="Segoe UI"/>
                <w:sz w:val="20"/>
                <w:szCs w:val="20"/>
              </w:rPr>
              <w:t>Create 2 websites on Azure</w:t>
            </w:r>
          </w:p>
          <w:p w14:paraId="297315CE" w14:textId="10B1A79C" w:rsidR="00F15494" w:rsidRDefault="00415AE8" w:rsidP="00F678EF">
            <w:pPr>
              <w:pStyle w:val="ListParagraph"/>
              <w:ind w:left="697"/>
              <w:textAlignment w:val="center"/>
              <w:rPr>
                <w:rFonts w:eastAsia="Times New Roman" w:cs="Segoe UI"/>
                <w:sz w:val="20"/>
                <w:szCs w:val="20"/>
              </w:rPr>
            </w:pPr>
            <w:r>
              <w:rPr>
                <w:rFonts w:eastAsia="Times New Roman" w:cs="Segoe UI"/>
                <w:sz w:val="20"/>
                <w:szCs w:val="20"/>
              </w:rPr>
              <w:t>Note that o</w:t>
            </w:r>
            <w:r w:rsidR="0043230E">
              <w:rPr>
                <w:rFonts w:eastAsia="Times New Roman" w:cs="Segoe UI"/>
                <w:sz w:val="20"/>
                <w:szCs w:val="20"/>
              </w:rPr>
              <w:t xml:space="preserve">ne </w:t>
            </w:r>
            <w:r>
              <w:rPr>
                <w:rFonts w:eastAsia="Times New Roman" w:cs="Segoe UI"/>
                <w:sz w:val="20"/>
                <w:szCs w:val="20"/>
              </w:rPr>
              <w:t xml:space="preserve">azure </w:t>
            </w:r>
            <w:r w:rsidR="0043230E">
              <w:rPr>
                <w:rFonts w:eastAsia="Times New Roman" w:cs="Segoe UI"/>
                <w:sz w:val="20"/>
                <w:szCs w:val="20"/>
              </w:rPr>
              <w:t xml:space="preserve">site will be used for </w:t>
            </w:r>
            <w:r w:rsidR="004B538B">
              <w:rPr>
                <w:rFonts w:eastAsia="Times New Roman" w:cs="Segoe UI"/>
                <w:sz w:val="20"/>
                <w:szCs w:val="20"/>
              </w:rPr>
              <w:t>a</w:t>
            </w:r>
            <w:r w:rsidR="0043230E">
              <w:rPr>
                <w:rFonts w:eastAsia="Times New Roman" w:cs="Segoe UI"/>
                <w:sz w:val="20"/>
                <w:szCs w:val="20"/>
              </w:rPr>
              <w:t>pp UI and another will be used for app Service</w:t>
            </w:r>
          </w:p>
          <w:p w14:paraId="42B6B82E" w14:textId="77777777" w:rsidR="00415AE8" w:rsidRDefault="00415AE8" w:rsidP="00F678EF">
            <w:pPr>
              <w:pStyle w:val="ListParagraph"/>
              <w:ind w:left="697"/>
              <w:textAlignment w:val="center"/>
              <w:rPr>
                <w:rFonts w:eastAsia="Times New Roman" w:cs="Segoe UI"/>
                <w:sz w:val="20"/>
                <w:szCs w:val="20"/>
              </w:rPr>
            </w:pPr>
          </w:p>
          <w:p w14:paraId="59FD7347" w14:textId="11DB6CD2" w:rsidR="00F15494" w:rsidRDefault="00F15494" w:rsidP="00F678EF">
            <w:pPr>
              <w:pStyle w:val="ListParagraph"/>
              <w:ind w:left="697"/>
              <w:textAlignment w:val="center"/>
              <w:rPr>
                <w:rFonts w:eastAsia="Times New Roman" w:cs="Segoe UI"/>
                <w:sz w:val="20"/>
                <w:szCs w:val="20"/>
              </w:rPr>
            </w:pPr>
            <w:r w:rsidRPr="005617D8">
              <w:rPr>
                <w:rFonts w:eastAsia="Times New Roman" w:cs="Segoe UI"/>
                <w:sz w:val="20"/>
                <w:szCs w:val="20"/>
              </w:rPr>
              <w:t>For creating website, please follow below steps:</w:t>
            </w:r>
          </w:p>
          <w:p w14:paraId="29EA6FDC" w14:textId="1153E4B4" w:rsidR="00F15494" w:rsidRPr="005533B0" w:rsidRDefault="00C7060D" w:rsidP="005533B0">
            <w:pPr>
              <w:pStyle w:val="ListParagraph"/>
              <w:numPr>
                <w:ilvl w:val="0"/>
                <w:numId w:val="21"/>
              </w:numPr>
              <w:textAlignment w:val="center"/>
              <w:rPr>
                <w:rFonts w:eastAsia="Times New Roman" w:cs="Segoe UI"/>
                <w:sz w:val="20"/>
                <w:szCs w:val="20"/>
              </w:rPr>
            </w:pPr>
            <w:r w:rsidRPr="005533B0">
              <w:rPr>
                <w:rFonts w:eastAsia="Times New Roman" w:cs="Segoe UI"/>
                <w:sz w:val="20"/>
                <w:szCs w:val="20"/>
              </w:rPr>
              <w:t xml:space="preserve">Login to </w:t>
            </w:r>
            <w:hyperlink r:id="rId18" w:history="1">
              <w:r w:rsidRPr="00C7060D">
                <w:rPr>
                  <w:rStyle w:val="Hyperlink"/>
                  <w:rFonts w:eastAsia="Times New Roman" w:cs="Segoe UI"/>
                  <w:sz w:val="20"/>
                  <w:szCs w:val="20"/>
                </w:rPr>
                <w:t>Azure</w:t>
              </w:r>
            </w:hyperlink>
            <w:r w:rsidRPr="005533B0">
              <w:rPr>
                <w:rFonts w:eastAsia="Times New Roman" w:cs="Segoe UI"/>
                <w:sz w:val="20"/>
                <w:szCs w:val="20"/>
              </w:rPr>
              <w:t xml:space="preserve"> management portal</w:t>
            </w:r>
          </w:p>
          <w:p w14:paraId="6B3C44A1" w14:textId="7C875BF0" w:rsidR="00F15494" w:rsidRPr="005617D8" w:rsidRDefault="00F131E7"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Select Web Apps and click on Add button</w:t>
            </w:r>
          </w:p>
          <w:p w14:paraId="67F0FB48" w14:textId="0ADEE5F3" w:rsidR="00F15494" w:rsidRPr="005617D8" w:rsidRDefault="007E1E1F" w:rsidP="00F678EF">
            <w:pPr>
              <w:pStyle w:val="ListParagraph"/>
              <w:ind w:left="697"/>
              <w:textAlignment w:val="center"/>
              <w:rPr>
                <w:rFonts w:eastAsia="Times New Roman" w:cs="Segoe UI"/>
                <w:sz w:val="20"/>
                <w:szCs w:val="20"/>
              </w:rPr>
            </w:pPr>
            <w:r w:rsidRPr="007E1E1F">
              <w:rPr>
                <w:rFonts w:cs="Segoe UI"/>
                <w:noProof/>
                <w:sz w:val="20"/>
                <w:szCs w:val="20"/>
              </w:rPr>
              <w:lastRenderedPageBreak/>
              <w:drawing>
                <wp:inline distT="0" distB="0" distL="0" distR="0" wp14:anchorId="75309E29" wp14:editId="1913D5AE">
                  <wp:extent cx="5966324" cy="3476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1262" cy="3490976"/>
                          </a:xfrm>
                          <a:prstGeom prst="rect">
                            <a:avLst/>
                          </a:prstGeom>
                        </pic:spPr>
                      </pic:pic>
                    </a:graphicData>
                  </a:graphic>
                </wp:inline>
              </w:drawing>
            </w:r>
          </w:p>
          <w:p w14:paraId="6FC2AD70" w14:textId="72855909" w:rsidR="00F15494" w:rsidRPr="005617D8" w:rsidRDefault="00F07C85"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Enter name for web app and appropriate subscription Resource group and App Service plan</w:t>
            </w:r>
            <w:r w:rsidR="00C7060D">
              <w:rPr>
                <w:rFonts w:eastAsia="Times New Roman" w:cs="Segoe UI"/>
                <w:sz w:val="20"/>
                <w:szCs w:val="20"/>
              </w:rPr>
              <w:t xml:space="preserve"> as shown below</w:t>
            </w:r>
          </w:p>
          <w:p w14:paraId="57673B78" w14:textId="7D6EA099" w:rsidR="00F15494" w:rsidRPr="005617D8" w:rsidRDefault="00FF5EB6" w:rsidP="00F678EF">
            <w:pPr>
              <w:pStyle w:val="ListParagraph"/>
              <w:ind w:left="697"/>
              <w:textAlignment w:val="center"/>
              <w:rPr>
                <w:rFonts w:eastAsia="Times New Roman" w:cs="Segoe UI"/>
                <w:sz w:val="20"/>
                <w:szCs w:val="20"/>
              </w:rPr>
            </w:pPr>
            <w:r>
              <w:rPr>
                <w:noProof/>
              </w:rPr>
              <w:lastRenderedPageBreak/>
              <w:drawing>
                <wp:inline distT="0" distB="0" distL="0" distR="0" wp14:anchorId="74BFC960" wp14:editId="5FBDC417">
                  <wp:extent cx="1995501" cy="4563374"/>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792" cy="4575473"/>
                          </a:xfrm>
                          <a:prstGeom prst="rect">
                            <a:avLst/>
                          </a:prstGeom>
                        </pic:spPr>
                      </pic:pic>
                    </a:graphicData>
                  </a:graphic>
                </wp:inline>
              </w:drawing>
            </w:r>
          </w:p>
          <w:p w14:paraId="005C9317" w14:textId="2E3F1CD9" w:rsidR="00F15494" w:rsidRDefault="00FB4F1C"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Click on create button at the bottom of the panel</w:t>
            </w:r>
          </w:p>
          <w:p w14:paraId="61660AE0" w14:textId="77777777" w:rsidR="00F15494" w:rsidRPr="005617D8" w:rsidRDefault="00F15494" w:rsidP="00F678EF">
            <w:pPr>
              <w:pStyle w:val="ListParagraph"/>
              <w:ind w:left="697"/>
              <w:textAlignment w:val="center"/>
              <w:rPr>
                <w:rFonts w:eastAsia="Times New Roman" w:cs="Segoe UI"/>
                <w:sz w:val="20"/>
                <w:szCs w:val="20"/>
              </w:rPr>
            </w:pPr>
          </w:p>
          <w:p w14:paraId="52512142" w14:textId="651246FD" w:rsidR="00207996" w:rsidRDefault="00D66763" w:rsidP="00F678EF">
            <w:pPr>
              <w:pStyle w:val="ListParagraph"/>
              <w:ind w:left="697"/>
              <w:textAlignment w:val="center"/>
              <w:rPr>
                <w:rFonts w:eastAsia="Times New Roman" w:cs="Segoe UI"/>
                <w:sz w:val="20"/>
                <w:szCs w:val="20"/>
              </w:rPr>
            </w:pPr>
            <w:r w:rsidRPr="00207996">
              <w:rPr>
                <w:rFonts w:eastAsia="Times New Roman" w:cs="Segoe UI"/>
                <w:sz w:val="20"/>
                <w:szCs w:val="20"/>
              </w:rPr>
              <w:t>Note</w:t>
            </w:r>
            <w:r w:rsidR="00C7060D">
              <w:rPr>
                <w:rFonts w:eastAsia="Times New Roman" w:cs="Segoe UI"/>
                <w:sz w:val="20"/>
                <w:szCs w:val="20"/>
              </w:rPr>
              <w:t>:</w:t>
            </w:r>
            <w:r>
              <w:rPr>
                <w:rFonts w:eastAsia="Times New Roman" w:cs="Segoe UI"/>
                <w:sz w:val="20"/>
                <w:szCs w:val="20"/>
              </w:rPr>
              <w:t xml:space="preserve"> </w:t>
            </w:r>
            <w:r w:rsidR="00C7060D">
              <w:rPr>
                <w:rFonts w:eastAsia="Times New Roman" w:cs="Segoe UI"/>
                <w:sz w:val="20"/>
                <w:szCs w:val="20"/>
              </w:rPr>
              <w:t>Y</w:t>
            </w:r>
            <w:r>
              <w:rPr>
                <w:rFonts w:eastAsia="Times New Roman" w:cs="Segoe UI"/>
                <w:sz w:val="20"/>
                <w:szCs w:val="20"/>
              </w:rPr>
              <w:t xml:space="preserve">ou should select the </w:t>
            </w:r>
            <w:r w:rsidR="00FB4F1C">
              <w:rPr>
                <w:rFonts w:eastAsia="Times New Roman" w:cs="Segoe UI"/>
                <w:sz w:val="20"/>
                <w:szCs w:val="20"/>
              </w:rPr>
              <w:t>App Service</w:t>
            </w:r>
            <w:r w:rsidR="00C93143">
              <w:rPr>
                <w:rFonts w:eastAsia="Times New Roman" w:cs="Segoe UI"/>
                <w:sz w:val="20"/>
                <w:szCs w:val="20"/>
              </w:rPr>
              <w:t xml:space="preserve"> </w:t>
            </w:r>
            <w:r w:rsidR="00FB4F1C">
              <w:rPr>
                <w:rFonts w:eastAsia="Times New Roman" w:cs="Segoe UI"/>
                <w:sz w:val="20"/>
                <w:szCs w:val="20"/>
              </w:rPr>
              <w:t>Location</w:t>
            </w:r>
            <w:r>
              <w:rPr>
                <w:rFonts w:eastAsia="Times New Roman" w:cs="Segoe UI"/>
                <w:sz w:val="20"/>
                <w:szCs w:val="20"/>
              </w:rPr>
              <w:t xml:space="preserve"> closest to your user</w:t>
            </w:r>
            <w:r w:rsidR="00FA5914">
              <w:rPr>
                <w:rFonts w:eastAsia="Times New Roman" w:cs="Segoe UI"/>
                <w:sz w:val="20"/>
                <w:szCs w:val="20"/>
              </w:rPr>
              <w:t>s</w:t>
            </w:r>
            <w:r>
              <w:rPr>
                <w:rFonts w:eastAsia="Times New Roman" w:cs="Segoe UI"/>
                <w:sz w:val="20"/>
                <w:szCs w:val="20"/>
              </w:rPr>
              <w:t xml:space="preserve">. This will help in reducing network latency and potentially provide better experience for users. </w:t>
            </w:r>
            <w:r w:rsidR="009A114D">
              <w:rPr>
                <w:rFonts w:eastAsia="Times New Roman" w:cs="Segoe UI"/>
                <w:sz w:val="20"/>
                <w:szCs w:val="20"/>
              </w:rPr>
              <w:t>App Service Location</w:t>
            </w:r>
            <w:r w:rsidR="00FA5914">
              <w:rPr>
                <w:rFonts w:eastAsia="Times New Roman" w:cs="Segoe UI"/>
                <w:sz w:val="20"/>
                <w:szCs w:val="20"/>
              </w:rPr>
              <w:t xml:space="preserve"> </w:t>
            </w:r>
            <w:r w:rsidR="00042269">
              <w:rPr>
                <w:rFonts w:eastAsia="Times New Roman" w:cs="Segoe UI"/>
                <w:sz w:val="20"/>
                <w:szCs w:val="20"/>
              </w:rPr>
              <w:t xml:space="preserve">(in above example </w:t>
            </w:r>
            <w:r w:rsidR="009A114D">
              <w:rPr>
                <w:rFonts w:eastAsia="Times New Roman" w:cs="Segoe UI"/>
                <w:sz w:val="20"/>
                <w:szCs w:val="20"/>
              </w:rPr>
              <w:t>Southeast</w:t>
            </w:r>
            <w:r w:rsidR="00042269">
              <w:rPr>
                <w:rFonts w:eastAsia="Times New Roman" w:cs="Segoe UI"/>
                <w:sz w:val="20"/>
                <w:szCs w:val="20"/>
              </w:rPr>
              <w:t xml:space="preserve"> Asia)</w:t>
            </w:r>
            <w:r>
              <w:rPr>
                <w:rFonts w:eastAsia="Times New Roman" w:cs="Segoe UI"/>
                <w:sz w:val="20"/>
                <w:szCs w:val="20"/>
              </w:rPr>
              <w:t xml:space="preserve"> will be used to automatically create the Redis Cache in the same </w:t>
            </w:r>
            <w:r w:rsidR="00FA5914">
              <w:rPr>
                <w:rFonts w:eastAsia="Times New Roman" w:cs="Segoe UI"/>
                <w:sz w:val="20"/>
                <w:szCs w:val="20"/>
              </w:rPr>
              <w:t>l</w:t>
            </w:r>
            <w:r>
              <w:rPr>
                <w:rFonts w:eastAsia="Times New Roman" w:cs="Segoe UI"/>
                <w:sz w:val="20"/>
                <w:szCs w:val="20"/>
              </w:rPr>
              <w:t xml:space="preserve">ocation (in above example it will be </w:t>
            </w:r>
            <w:r w:rsidR="001B57FA">
              <w:rPr>
                <w:rFonts w:eastAsia="Times New Roman" w:cs="Segoe UI"/>
                <w:sz w:val="20"/>
                <w:szCs w:val="20"/>
              </w:rPr>
              <w:t>Southeast</w:t>
            </w:r>
            <w:r w:rsidR="00FA5914">
              <w:rPr>
                <w:rFonts w:eastAsia="Times New Roman" w:cs="Segoe UI"/>
                <w:sz w:val="20"/>
                <w:szCs w:val="20"/>
              </w:rPr>
              <w:t xml:space="preserve"> </w:t>
            </w:r>
            <w:r>
              <w:rPr>
                <w:rFonts w:eastAsia="Times New Roman" w:cs="Segoe UI"/>
                <w:sz w:val="20"/>
                <w:szCs w:val="20"/>
              </w:rPr>
              <w:t>Asia)</w:t>
            </w:r>
            <w:r w:rsidR="00DB3CC6">
              <w:rPr>
                <w:rFonts w:eastAsia="Times New Roman" w:cs="Segoe UI"/>
                <w:sz w:val="20"/>
                <w:szCs w:val="20"/>
              </w:rPr>
              <w:t xml:space="preserve"> so that all required objects are co-located</w:t>
            </w:r>
            <w:r>
              <w:rPr>
                <w:rFonts w:eastAsia="Times New Roman" w:cs="Segoe UI"/>
                <w:sz w:val="20"/>
                <w:szCs w:val="20"/>
              </w:rPr>
              <w:t xml:space="preserve">. </w:t>
            </w:r>
          </w:p>
          <w:p w14:paraId="78C66718" w14:textId="77777777" w:rsidR="00207996" w:rsidRDefault="00207996" w:rsidP="00F678EF">
            <w:pPr>
              <w:pStyle w:val="ListParagraph"/>
              <w:ind w:left="697"/>
              <w:textAlignment w:val="center"/>
              <w:rPr>
                <w:rFonts w:eastAsia="Times New Roman" w:cs="Segoe UI"/>
                <w:sz w:val="20"/>
                <w:szCs w:val="20"/>
              </w:rPr>
            </w:pPr>
          </w:p>
          <w:p w14:paraId="41F28661" w14:textId="581D5804" w:rsidR="00D66763" w:rsidRDefault="001504E9" w:rsidP="00F678EF">
            <w:pPr>
              <w:pStyle w:val="ListParagraph"/>
              <w:ind w:left="697"/>
              <w:textAlignment w:val="center"/>
              <w:rPr>
                <w:rFonts w:eastAsia="Times New Roman" w:cs="Segoe UI"/>
                <w:sz w:val="20"/>
                <w:szCs w:val="20"/>
              </w:rPr>
            </w:pPr>
            <w:r>
              <w:rPr>
                <w:rFonts w:eastAsia="Times New Roman" w:cs="Segoe UI"/>
                <w:sz w:val="20"/>
                <w:szCs w:val="20"/>
              </w:rPr>
              <w:t>In case if we are not able to determine the location from App Service plan, script will create Redis Cache in “West-US”.</w:t>
            </w:r>
          </w:p>
          <w:p w14:paraId="265C04A8" w14:textId="77777777" w:rsidR="00F15494" w:rsidRPr="005617D8" w:rsidRDefault="00F15494" w:rsidP="00F678EF">
            <w:pPr>
              <w:pStyle w:val="ListParagraph"/>
              <w:ind w:left="697"/>
              <w:textAlignment w:val="center"/>
              <w:rPr>
                <w:rFonts w:eastAsia="Times New Roman" w:cs="Segoe UI"/>
                <w:sz w:val="20"/>
                <w:szCs w:val="20"/>
              </w:rPr>
            </w:pPr>
          </w:p>
          <w:p w14:paraId="0BCE185C" w14:textId="4BF7595A" w:rsidR="00F15494" w:rsidRPr="00F678EF" w:rsidRDefault="00F15494" w:rsidP="00F678EF">
            <w:pPr>
              <w:numPr>
                <w:ilvl w:val="0"/>
                <w:numId w:val="14"/>
              </w:numPr>
              <w:ind w:left="697"/>
              <w:textAlignment w:val="center"/>
              <w:rPr>
                <w:rFonts w:eastAsia="Times New Roman" w:cs="Segoe UI"/>
                <w:sz w:val="20"/>
                <w:szCs w:val="20"/>
              </w:rPr>
            </w:pPr>
            <w:r w:rsidRPr="005617D8">
              <w:rPr>
                <w:rFonts w:eastAsia="Times New Roman" w:cs="Segoe UI"/>
                <w:sz w:val="20"/>
                <w:szCs w:val="20"/>
              </w:rPr>
              <w:t xml:space="preserve">Scaling - </w:t>
            </w:r>
            <w:r w:rsidRPr="005617D8">
              <w:rPr>
                <w:rFonts w:eastAsia="Times New Roman" w:cs="Segoe UI"/>
                <w:b/>
                <w:bCs/>
                <w:sz w:val="20"/>
                <w:szCs w:val="20"/>
              </w:rPr>
              <w:t>Website mode</w:t>
            </w:r>
          </w:p>
          <w:p w14:paraId="6B2BAF81" w14:textId="77777777" w:rsidR="00F15494" w:rsidRPr="005617D8" w:rsidRDefault="00F15494" w:rsidP="00F678EF">
            <w:pPr>
              <w:ind w:left="697"/>
              <w:textAlignment w:val="center"/>
              <w:rPr>
                <w:rFonts w:eastAsia="Times New Roman" w:cs="Segoe UI"/>
                <w:sz w:val="20"/>
                <w:szCs w:val="20"/>
              </w:rPr>
            </w:pPr>
          </w:p>
          <w:tbl>
            <w:tblPr>
              <w:tblW w:w="0" w:type="auto"/>
              <w:tblInd w:w="69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761"/>
            </w:tblGrid>
            <w:tr w:rsidR="00F15494" w:rsidRPr="005617D8" w14:paraId="35915ACF"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92D07"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UI</w:t>
                  </w:r>
                  <w:r w:rsidRPr="005617D8">
                    <w:rPr>
                      <w:rFonts w:eastAsia="Times New Roman" w:cs="Segoe UI"/>
                      <w:sz w:val="20"/>
                      <w:szCs w:val="20"/>
                    </w:rPr>
                    <w:t xml:space="preserve"> set website mode to Standard</w:t>
                  </w:r>
                </w:p>
              </w:tc>
            </w:tr>
            <w:tr w:rsidR="00F15494" w:rsidRPr="005617D8" w14:paraId="7D76EEAB"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557504"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 xml:space="preserve">Service </w:t>
                  </w:r>
                  <w:r w:rsidRPr="005617D8">
                    <w:rPr>
                      <w:rFonts w:eastAsia="Times New Roman" w:cs="Segoe UI"/>
                      <w:sz w:val="20"/>
                      <w:szCs w:val="20"/>
                    </w:rPr>
                    <w:t>set website mode to Shared\Standard</w:t>
                  </w:r>
                </w:p>
              </w:tc>
            </w:tr>
          </w:tbl>
          <w:p w14:paraId="56AF1C9E"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565B03FC" w14:textId="086C1C84" w:rsidR="00F15494" w:rsidRPr="005617D8" w:rsidRDefault="00F15494" w:rsidP="00F678EF">
            <w:pPr>
              <w:ind w:left="697"/>
              <w:rPr>
                <w:rFonts w:eastAsia="Times New Roman" w:cs="Segoe UI"/>
                <w:sz w:val="20"/>
                <w:szCs w:val="20"/>
              </w:rPr>
            </w:pPr>
            <w:r w:rsidRPr="005617D8">
              <w:rPr>
                <w:rFonts w:eastAsia="Times New Roman" w:cs="Segoe UI"/>
                <w:sz w:val="20"/>
                <w:szCs w:val="20"/>
              </w:rPr>
              <w:t>For websites in Standard mode</w:t>
            </w:r>
            <w:r w:rsidR="00C7060D">
              <w:rPr>
                <w:rFonts w:eastAsia="Times New Roman" w:cs="Segoe UI"/>
                <w:sz w:val="20"/>
                <w:szCs w:val="20"/>
              </w:rPr>
              <w:t>,</w:t>
            </w:r>
            <w:r w:rsidRPr="005617D8">
              <w:rPr>
                <w:rFonts w:eastAsia="Times New Roman" w:cs="Segoe UI"/>
                <w:sz w:val="20"/>
                <w:szCs w:val="20"/>
              </w:rPr>
              <w:t xml:space="preserve"> set instance size based on need as mentioned in Pre-requisites section</w:t>
            </w:r>
          </w:p>
          <w:p w14:paraId="7CB4D07B" w14:textId="77777777" w:rsidR="00F15494" w:rsidRPr="005617D8" w:rsidRDefault="00F15494" w:rsidP="00F678EF">
            <w:pPr>
              <w:ind w:left="697"/>
              <w:rPr>
                <w:rFonts w:eastAsia="Times New Roman" w:cs="Segoe UI"/>
                <w:sz w:val="20"/>
                <w:szCs w:val="20"/>
              </w:rPr>
            </w:pPr>
          </w:p>
          <w:p w14:paraId="6655023D" w14:textId="6CEA7EB1" w:rsidR="00F15494" w:rsidRDefault="00946A1E" w:rsidP="00F678EF">
            <w:pPr>
              <w:ind w:left="697"/>
              <w:rPr>
                <w:rFonts w:eastAsia="Times New Roman" w:cs="Segoe UI"/>
                <w:b/>
                <w:bCs/>
                <w:sz w:val="20"/>
                <w:szCs w:val="20"/>
              </w:rPr>
            </w:pPr>
            <w:r w:rsidRPr="005617D8">
              <w:rPr>
                <w:rFonts w:eastAsia="Times New Roman" w:cs="Segoe UI"/>
                <w:b/>
                <w:bCs/>
                <w:sz w:val="20"/>
                <w:szCs w:val="20"/>
              </w:rPr>
              <w:t xml:space="preserve">Steps to create </w:t>
            </w:r>
            <w:r>
              <w:rPr>
                <w:rFonts w:eastAsia="Times New Roman" w:cs="Segoe UI"/>
                <w:b/>
                <w:bCs/>
                <w:sz w:val="20"/>
                <w:szCs w:val="20"/>
              </w:rPr>
              <w:t>Application Insights</w:t>
            </w:r>
            <w:r w:rsidRPr="005617D8">
              <w:rPr>
                <w:rFonts w:eastAsia="Times New Roman" w:cs="Segoe UI"/>
                <w:b/>
                <w:bCs/>
                <w:sz w:val="20"/>
                <w:szCs w:val="20"/>
              </w:rPr>
              <w:t xml:space="preserve"> account</w:t>
            </w:r>
          </w:p>
          <w:p w14:paraId="7B0B4562" w14:textId="29D5A6C6" w:rsidR="00946A1E" w:rsidRDefault="00946A1E" w:rsidP="00F678EF">
            <w:pPr>
              <w:ind w:left="697"/>
              <w:rPr>
                <w:rFonts w:eastAsia="Times New Roman" w:cs="Segoe UI"/>
                <w:b/>
                <w:bCs/>
                <w:sz w:val="20"/>
                <w:szCs w:val="20"/>
              </w:rPr>
            </w:pPr>
            <w:r>
              <w:rPr>
                <w:rFonts w:eastAsia="Times New Roman" w:cs="Segoe UI"/>
                <w:sz w:val="20"/>
                <w:szCs w:val="20"/>
              </w:rPr>
              <w:t>F</w:t>
            </w:r>
            <w:r w:rsidRPr="005617D8">
              <w:rPr>
                <w:rFonts w:eastAsia="Times New Roman" w:cs="Segoe UI"/>
                <w:sz w:val="20"/>
                <w:szCs w:val="20"/>
              </w:rPr>
              <w:t xml:space="preserve">or adding </w:t>
            </w:r>
            <w:r>
              <w:rPr>
                <w:rFonts w:eastAsia="Times New Roman" w:cs="Segoe UI"/>
                <w:sz w:val="20"/>
                <w:szCs w:val="20"/>
              </w:rPr>
              <w:t xml:space="preserve">Application Insights account refer </w:t>
            </w:r>
            <w:r w:rsidRPr="005617D8">
              <w:rPr>
                <w:rFonts w:eastAsia="Times New Roman" w:cs="Segoe UI"/>
                <w:sz w:val="20"/>
                <w:szCs w:val="20"/>
              </w:rPr>
              <w:t xml:space="preserve">Appendix </w:t>
            </w:r>
            <w:r>
              <w:rPr>
                <w:rFonts w:eastAsia="Times New Roman" w:cs="Segoe UI"/>
                <w:sz w:val="20"/>
                <w:szCs w:val="20"/>
              </w:rPr>
              <w:t>G</w:t>
            </w:r>
          </w:p>
          <w:p w14:paraId="632B0A78" w14:textId="77777777" w:rsidR="00F15494" w:rsidRDefault="00F15494" w:rsidP="00F678EF">
            <w:pPr>
              <w:ind w:left="697"/>
              <w:rPr>
                <w:rFonts w:eastAsia="Times New Roman" w:cs="Segoe UI"/>
                <w:b/>
                <w:bCs/>
                <w:sz w:val="20"/>
                <w:szCs w:val="20"/>
              </w:rPr>
            </w:pPr>
          </w:p>
          <w:p w14:paraId="3FAEFB24" w14:textId="38E5CE60"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storage account:</w:t>
            </w:r>
          </w:p>
          <w:p w14:paraId="60569F96" w14:textId="77777777" w:rsidR="00F15494" w:rsidRPr="005617D8" w:rsidRDefault="00F15494" w:rsidP="00F678EF">
            <w:pPr>
              <w:ind w:left="697"/>
              <w:rPr>
                <w:rFonts w:eastAsia="Times New Roman" w:cs="Segoe UI"/>
                <w:sz w:val="20"/>
                <w:szCs w:val="20"/>
              </w:rPr>
            </w:pPr>
          </w:p>
          <w:p w14:paraId="66A4B799" w14:textId="5D848E24" w:rsidR="00BE3D55" w:rsidRDefault="00BE3D55" w:rsidP="00F678EF">
            <w:pPr>
              <w:pStyle w:val="ListParagraph"/>
              <w:numPr>
                <w:ilvl w:val="1"/>
                <w:numId w:val="13"/>
              </w:numPr>
              <w:ind w:left="697"/>
              <w:rPr>
                <w:rFonts w:eastAsia="Times New Roman" w:cs="Segoe UI"/>
                <w:sz w:val="20"/>
                <w:szCs w:val="20"/>
              </w:rPr>
            </w:pPr>
            <w:r>
              <w:rPr>
                <w:rFonts w:eastAsia="Times New Roman" w:cs="Segoe UI"/>
                <w:sz w:val="20"/>
                <w:szCs w:val="20"/>
              </w:rPr>
              <w:t xml:space="preserve">Login to </w:t>
            </w:r>
            <w:hyperlink r:id="rId21" w:history="1">
              <w:r w:rsidRPr="00BE3D55">
                <w:rPr>
                  <w:rStyle w:val="Hyperlink"/>
                  <w:rFonts w:eastAsia="Times New Roman" w:cs="Segoe UI"/>
                  <w:sz w:val="20"/>
                  <w:szCs w:val="20"/>
                </w:rPr>
                <w:t>Azure</w:t>
              </w:r>
            </w:hyperlink>
            <w:r>
              <w:rPr>
                <w:rFonts w:eastAsia="Times New Roman" w:cs="Segoe UI"/>
                <w:sz w:val="20"/>
                <w:szCs w:val="20"/>
              </w:rPr>
              <w:t xml:space="preserve"> management portal</w:t>
            </w:r>
          </w:p>
          <w:p w14:paraId="36E562AE" w14:textId="093A4143" w:rsidR="00F15494" w:rsidRPr="005617D8" w:rsidRDefault="00BE3D55" w:rsidP="00F678EF">
            <w:pPr>
              <w:pStyle w:val="ListParagraph"/>
              <w:numPr>
                <w:ilvl w:val="1"/>
                <w:numId w:val="13"/>
              </w:numPr>
              <w:ind w:left="697"/>
              <w:rPr>
                <w:rFonts w:eastAsia="Times New Roman" w:cs="Segoe UI"/>
                <w:sz w:val="20"/>
                <w:szCs w:val="20"/>
              </w:rPr>
            </w:pPr>
            <w:r>
              <w:rPr>
                <w:rFonts w:eastAsia="Times New Roman" w:cs="Segoe UI"/>
                <w:sz w:val="20"/>
                <w:szCs w:val="20"/>
              </w:rPr>
              <w:t>Select Storage accounts (classic) and click on Add as shown below</w:t>
            </w:r>
          </w:p>
          <w:p w14:paraId="19077572" w14:textId="2E89E3FB" w:rsidR="00F15494" w:rsidRPr="005617D8" w:rsidRDefault="005224E8" w:rsidP="00F678EF">
            <w:pPr>
              <w:pStyle w:val="ListParagraph"/>
              <w:ind w:left="697"/>
              <w:rPr>
                <w:rFonts w:eastAsia="Times New Roman" w:cs="Segoe UI"/>
                <w:sz w:val="20"/>
                <w:szCs w:val="20"/>
              </w:rPr>
            </w:pPr>
            <w:r w:rsidRPr="005224E8">
              <w:rPr>
                <w:rFonts w:cs="Segoe UI"/>
                <w:noProof/>
                <w:sz w:val="20"/>
                <w:szCs w:val="20"/>
              </w:rPr>
              <w:lastRenderedPageBreak/>
              <w:drawing>
                <wp:inline distT="0" distB="0" distL="0" distR="0" wp14:anchorId="14710C37" wp14:editId="6BAB4B99">
                  <wp:extent cx="5629819" cy="380424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6" cy="3810322"/>
                          </a:xfrm>
                          <a:prstGeom prst="rect">
                            <a:avLst/>
                          </a:prstGeom>
                        </pic:spPr>
                      </pic:pic>
                    </a:graphicData>
                  </a:graphic>
                </wp:inline>
              </w:drawing>
            </w:r>
          </w:p>
          <w:p w14:paraId="5481FAC6" w14:textId="2AEDD95D" w:rsidR="00F15494" w:rsidRPr="005617D8" w:rsidRDefault="009C6DF4" w:rsidP="00F678EF">
            <w:pPr>
              <w:pStyle w:val="ListParagraph"/>
              <w:ind w:left="697"/>
              <w:rPr>
                <w:rFonts w:eastAsia="Times New Roman" w:cs="Segoe UI"/>
                <w:sz w:val="20"/>
                <w:szCs w:val="20"/>
              </w:rPr>
            </w:pPr>
            <w:r w:rsidRPr="009C6DF4">
              <w:rPr>
                <w:rFonts w:cs="Segoe UI"/>
                <w:noProof/>
                <w:sz w:val="20"/>
                <w:szCs w:val="20"/>
              </w:rPr>
              <w:lastRenderedPageBreak/>
              <w:drawing>
                <wp:inline distT="0" distB="0" distL="0" distR="0" wp14:anchorId="72B60E1B" wp14:editId="0CA8618D">
                  <wp:extent cx="2579298" cy="580202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2561" cy="5944333"/>
                          </a:xfrm>
                          <a:prstGeom prst="rect">
                            <a:avLst/>
                          </a:prstGeom>
                        </pic:spPr>
                      </pic:pic>
                    </a:graphicData>
                  </a:graphic>
                </wp:inline>
              </w:drawing>
            </w:r>
          </w:p>
          <w:p w14:paraId="197E6735" w14:textId="2FCF54A3" w:rsidR="00F15494" w:rsidRDefault="00F15494"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lastRenderedPageBreak/>
              <w:t>Fill in the details and click Create Storage account</w:t>
            </w:r>
          </w:p>
          <w:p w14:paraId="2DDCBF8F" w14:textId="27230E53" w:rsidR="00FD4A51" w:rsidRDefault="00FD4A51" w:rsidP="00497041">
            <w:pPr>
              <w:ind w:left="337"/>
              <w:rPr>
                <w:rFonts w:eastAsia="Times New Roman" w:cs="Segoe UI"/>
                <w:sz w:val="20"/>
                <w:szCs w:val="20"/>
              </w:rPr>
            </w:pPr>
            <w:r w:rsidRPr="00497041">
              <w:rPr>
                <w:rFonts w:eastAsia="Times New Roman" w:cs="Segoe UI"/>
                <w:sz w:val="20"/>
                <w:szCs w:val="20"/>
              </w:rPr>
              <w:t>Note</w:t>
            </w:r>
            <w:r w:rsidR="00BE3D55">
              <w:rPr>
                <w:rFonts w:eastAsia="Times New Roman" w:cs="Segoe UI"/>
                <w:sz w:val="20"/>
                <w:szCs w:val="20"/>
              </w:rPr>
              <w:t>:</w:t>
            </w:r>
            <w:r w:rsidRPr="00497041">
              <w:rPr>
                <w:rFonts w:eastAsia="Times New Roman" w:cs="Segoe UI"/>
                <w:sz w:val="20"/>
                <w:szCs w:val="20"/>
              </w:rPr>
              <w:t xml:space="preserve"> you should select the Region closest to your websites created in above step</w:t>
            </w:r>
          </w:p>
          <w:p w14:paraId="56669A74" w14:textId="37925426" w:rsidR="004E29A8" w:rsidRPr="00497041" w:rsidRDefault="008044FB">
            <w:pPr>
              <w:pStyle w:val="ListParagraph"/>
              <w:numPr>
                <w:ilvl w:val="1"/>
                <w:numId w:val="13"/>
              </w:numPr>
              <w:ind w:left="697"/>
              <w:rPr>
                <w:rFonts w:eastAsia="Times New Roman" w:cs="Segoe UI"/>
                <w:sz w:val="20"/>
                <w:szCs w:val="20"/>
              </w:rPr>
            </w:pPr>
            <w:r>
              <w:rPr>
                <w:rFonts w:eastAsia="Times New Roman" w:cs="Segoe UI"/>
                <w:sz w:val="20"/>
                <w:szCs w:val="20"/>
              </w:rPr>
              <w:t>Navigate to newly created storage account and make note of Primary Connection String</w:t>
            </w:r>
          </w:p>
          <w:p w14:paraId="214A1799" w14:textId="43F8D0D6" w:rsidR="00F15494" w:rsidRPr="00497041" w:rsidRDefault="00FD4A51" w:rsidP="00497041">
            <w:pPr>
              <w:rPr>
                <w:rFonts w:cs="Segoe UI"/>
                <w:sz w:val="20"/>
                <w:szCs w:val="20"/>
              </w:rPr>
            </w:pPr>
            <w:r w:rsidRPr="00FD4A51">
              <w:rPr>
                <w:noProof/>
              </w:rPr>
              <w:drawing>
                <wp:inline distT="0" distB="0" distL="0" distR="0" wp14:anchorId="16E50D06" wp14:editId="007A53D7">
                  <wp:extent cx="6701155" cy="3689350"/>
                  <wp:effectExtent l="0" t="0" r="444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1155" cy="3689350"/>
                          </a:xfrm>
                          <a:prstGeom prst="rect">
                            <a:avLst/>
                          </a:prstGeom>
                        </pic:spPr>
                      </pic:pic>
                    </a:graphicData>
                  </a:graphic>
                </wp:inline>
              </w:drawing>
            </w:r>
          </w:p>
          <w:p w14:paraId="336CEF21" w14:textId="77777777" w:rsidR="00153D72" w:rsidRPr="005617D8" w:rsidRDefault="00153D72" w:rsidP="00F678EF">
            <w:pPr>
              <w:pStyle w:val="ListParagraph"/>
              <w:ind w:left="697"/>
              <w:rPr>
                <w:rFonts w:eastAsia="Times New Roman" w:cs="Segoe UI"/>
                <w:sz w:val="20"/>
                <w:szCs w:val="20"/>
              </w:rPr>
            </w:pPr>
          </w:p>
          <w:p w14:paraId="32781D07" w14:textId="11422D51" w:rsidR="00F15494" w:rsidRPr="005617D8" w:rsidRDefault="00F15494" w:rsidP="00F678EF">
            <w:pPr>
              <w:pStyle w:val="ListParagraph"/>
              <w:numPr>
                <w:ilvl w:val="1"/>
                <w:numId w:val="13"/>
              </w:numPr>
              <w:ind w:left="697" w:hanging="556"/>
              <w:rPr>
                <w:rFonts w:eastAsia="Times New Roman" w:cs="Segoe UI"/>
                <w:sz w:val="20"/>
                <w:szCs w:val="20"/>
              </w:rPr>
            </w:pPr>
            <w:r w:rsidRPr="005617D8">
              <w:rPr>
                <w:rFonts w:eastAsia="Times New Roman" w:cs="Segoe UI"/>
                <w:sz w:val="20"/>
                <w:szCs w:val="20"/>
              </w:rPr>
              <w:t>This storage account name will be present in Matter Center Excel config file</w:t>
            </w:r>
          </w:p>
          <w:p w14:paraId="7F276F6D" w14:textId="3FF51D63" w:rsidR="00FE0958" w:rsidRDefault="00FD4A51">
            <w:pPr>
              <w:pStyle w:val="ListParagraph"/>
              <w:numPr>
                <w:ilvl w:val="1"/>
                <w:numId w:val="13"/>
              </w:numPr>
              <w:ind w:left="697" w:hanging="556"/>
              <w:rPr>
                <w:rFonts w:eastAsia="Times New Roman" w:cs="Segoe UI"/>
                <w:sz w:val="20"/>
                <w:szCs w:val="20"/>
              </w:rPr>
            </w:pPr>
            <w:r w:rsidRPr="00D237E2">
              <w:rPr>
                <w:rFonts w:eastAsia="Times New Roman" w:cs="Segoe UI"/>
                <w:sz w:val="20"/>
                <w:szCs w:val="20"/>
              </w:rPr>
              <w:t xml:space="preserve">Copy </w:t>
            </w:r>
            <w:r w:rsidR="00662487" w:rsidRPr="00D237E2">
              <w:rPr>
                <w:rFonts w:eastAsia="Times New Roman" w:cs="Segoe UI"/>
                <w:sz w:val="20"/>
                <w:szCs w:val="20"/>
              </w:rPr>
              <w:t>Primary Connection S</w:t>
            </w:r>
            <w:r w:rsidRPr="00D237E2">
              <w:rPr>
                <w:rFonts w:eastAsia="Times New Roman" w:cs="Segoe UI"/>
                <w:sz w:val="20"/>
                <w:szCs w:val="20"/>
              </w:rPr>
              <w:t xml:space="preserve">tring </w:t>
            </w:r>
            <w:r w:rsidR="00E57862" w:rsidRPr="00D237E2">
              <w:rPr>
                <w:rFonts w:eastAsia="Times New Roman" w:cs="Segoe UI"/>
                <w:sz w:val="20"/>
                <w:szCs w:val="20"/>
              </w:rPr>
              <w:t xml:space="preserve">from Manage Keys panel as shown in above </w:t>
            </w:r>
            <w:r w:rsidR="00D237E2" w:rsidRPr="00D237E2">
              <w:rPr>
                <w:rFonts w:eastAsia="Times New Roman" w:cs="Segoe UI"/>
                <w:sz w:val="20"/>
                <w:szCs w:val="20"/>
              </w:rPr>
              <w:t>screenshot</w:t>
            </w:r>
            <w:r w:rsidR="00D237E2">
              <w:rPr>
                <w:rFonts w:eastAsia="Times New Roman" w:cs="Segoe UI"/>
                <w:sz w:val="20"/>
                <w:szCs w:val="20"/>
              </w:rPr>
              <w:t>.</w:t>
            </w:r>
            <w:r w:rsidR="00D237E2" w:rsidRPr="00D237E2">
              <w:rPr>
                <w:rFonts w:eastAsia="Times New Roman" w:cs="Segoe UI"/>
                <w:sz w:val="20"/>
                <w:szCs w:val="20"/>
              </w:rPr>
              <w:t xml:space="preserve"> Cloud</w:t>
            </w:r>
            <w:r w:rsidR="00D237E2" w:rsidRPr="005533B0">
              <w:rPr>
                <w:rFonts w:eastAsia="Times New Roman" w:cs="Segoe UI"/>
                <w:sz w:val="20"/>
                <w:szCs w:val="20"/>
              </w:rPr>
              <w:t xml:space="preserve"> Storage Connection String will </w:t>
            </w:r>
            <w:r w:rsidR="00D237E2">
              <w:rPr>
                <w:rFonts w:eastAsia="Times New Roman" w:cs="Segoe UI"/>
                <w:sz w:val="20"/>
                <w:szCs w:val="20"/>
              </w:rPr>
              <w:t>be as shown in the example below.</w:t>
            </w:r>
          </w:p>
          <w:p w14:paraId="513B1AF5" w14:textId="708BE115" w:rsidR="00FE0958" w:rsidRDefault="00FE0958" w:rsidP="005533B0">
            <w:pPr>
              <w:pStyle w:val="ListParagraph"/>
              <w:ind w:left="697"/>
              <w:rPr>
                <w:rFonts w:eastAsia="Times New Roman" w:cs="Segoe UI"/>
                <w:sz w:val="20"/>
                <w:szCs w:val="20"/>
              </w:rPr>
            </w:pPr>
          </w:p>
          <w:p w14:paraId="4146DE43" w14:textId="77777777" w:rsidR="00FE0958" w:rsidRPr="005533B0" w:rsidRDefault="00FE0958" w:rsidP="005533B0">
            <w:pPr>
              <w:pStyle w:val="ListParagraph"/>
              <w:ind w:left="697"/>
              <w:rPr>
                <w:rFonts w:eastAsia="Times New Roman" w:cs="Segoe UI"/>
                <w:sz w:val="20"/>
                <w:szCs w:val="20"/>
              </w:rPr>
            </w:pPr>
          </w:p>
          <w:p w14:paraId="58C28A76" w14:textId="77777777" w:rsidR="00D237E2" w:rsidRPr="005533B0" w:rsidRDefault="00D237E2">
            <w:pPr>
              <w:pStyle w:val="ListParagraph"/>
              <w:ind w:left="697"/>
            </w:pPr>
          </w:p>
          <w:p w14:paraId="2EF7B91D" w14:textId="2566ECE0" w:rsidR="00F15494" w:rsidRPr="005533B0" w:rsidRDefault="00F15494" w:rsidP="005533B0">
            <w:pPr>
              <w:rPr>
                <w:rFonts w:cs="Segoe UI"/>
                <w:sz w:val="20"/>
                <w:szCs w:val="20"/>
              </w:rPr>
            </w:pPr>
          </w:p>
          <w:tbl>
            <w:tblPr>
              <w:tblStyle w:val="TableGrid"/>
              <w:tblW w:w="9083" w:type="dxa"/>
              <w:tblInd w:w="697" w:type="dxa"/>
              <w:tblLayout w:type="fixed"/>
              <w:tblLook w:val="04A0" w:firstRow="1" w:lastRow="0" w:firstColumn="1" w:lastColumn="0" w:noHBand="0" w:noVBand="1"/>
            </w:tblPr>
            <w:tblGrid>
              <w:gridCol w:w="2901"/>
              <w:gridCol w:w="6182"/>
            </w:tblGrid>
            <w:tr w:rsidR="00F15494" w:rsidRPr="0073785C" w14:paraId="50EC7BEF" w14:textId="77777777" w:rsidTr="005533B0">
              <w:trPr>
                <w:trHeight w:val="215"/>
              </w:trPr>
              <w:tc>
                <w:tcPr>
                  <w:tcW w:w="2901" w:type="dxa"/>
                  <w:shd w:val="clear" w:color="auto" w:fill="0070C0"/>
                </w:tcPr>
                <w:p w14:paraId="259A6932" w14:textId="77777777" w:rsidR="00F15494" w:rsidRPr="0073785C" w:rsidRDefault="00F15494" w:rsidP="0073785C">
                  <w:pPr>
                    <w:pStyle w:val="ListParagraph"/>
                    <w:ind w:left="60"/>
                    <w:rPr>
                      <w:rFonts w:eastAsia="Times New Roman" w:cs="Segoe UI"/>
                      <w:b/>
                      <w:color w:val="FFFFFF" w:themeColor="background1"/>
                      <w:sz w:val="20"/>
                      <w:szCs w:val="20"/>
                    </w:rPr>
                  </w:pPr>
                  <w:r w:rsidRPr="0073785C">
                    <w:rPr>
                      <w:rFonts w:eastAsia="Times New Roman" w:cs="Segoe UI"/>
                      <w:b/>
                      <w:color w:val="FFFFFF" w:themeColor="background1"/>
                      <w:sz w:val="20"/>
                      <w:szCs w:val="20"/>
                    </w:rPr>
                    <w:lastRenderedPageBreak/>
                    <w:t>Name</w:t>
                  </w:r>
                </w:p>
              </w:tc>
              <w:tc>
                <w:tcPr>
                  <w:tcW w:w="6182" w:type="dxa"/>
                  <w:shd w:val="clear" w:color="auto" w:fill="0070C0"/>
                </w:tcPr>
                <w:p w14:paraId="2FC26D6B" w14:textId="77777777" w:rsidR="00F15494" w:rsidRPr="0073785C" w:rsidRDefault="00F15494" w:rsidP="00F678EF">
                  <w:pPr>
                    <w:pStyle w:val="ListParagraph"/>
                    <w:ind w:left="697"/>
                    <w:rPr>
                      <w:rFonts w:eastAsia="Times New Roman" w:cs="Segoe UI"/>
                      <w:b/>
                      <w:color w:val="FFFFFF" w:themeColor="background1"/>
                      <w:sz w:val="20"/>
                      <w:szCs w:val="20"/>
                    </w:rPr>
                  </w:pPr>
                  <w:r w:rsidRPr="0073785C">
                    <w:rPr>
                      <w:rFonts w:eastAsia="Times New Roman" w:cs="Segoe UI"/>
                      <w:b/>
                      <w:color w:val="FFFFFF" w:themeColor="background1"/>
                      <w:sz w:val="20"/>
                      <w:szCs w:val="20"/>
                    </w:rPr>
                    <w:t>Value</w:t>
                  </w:r>
                </w:p>
              </w:tc>
            </w:tr>
            <w:tr w:rsidR="00F15494" w:rsidRPr="005617D8" w14:paraId="4CCE0E64" w14:textId="77777777" w:rsidTr="005533B0">
              <w:trPr>
                <w:trHeight w:val="1349"/>
              </w:trPr>
              <w:tc>
                <w:tcPr>
                  <w:tcW w:w="2901" w:type="dxa"/>
                </w:tcPr>
                <w:p w14:paraId="1B5B6667" w14:textId="59B2841B" w:rsidR="00F15494" w:rsidRPr="005617D8" w:rsidRDefault="00F15494" w:rsidP="0073785C">
                  <w:pPr>
                    <w:pStyle w:val="ListParagraph"/>
                    <w:ind w:left="60"/>
                    <w:rPr>
                      <w:rFonts w:eastAsia="Times New Roman" w:cs="Segoe UI"/>
                      <w:sz w:val="20"/>
                      <w:szCs w:val="20"/>
                    </w:rPr>
                  </w:pPr>
                  <w:r w:rsidRPr="005617D8">
                    <w:rPr>
                      <w:rFonts w:eastAsia="Times New Roman" w:cs="Segoe UI"/>
                      <w:sz w:val="20"/>
                      <w:szCs w:val="20"/>
                    </w:rPr>
                    <w:t>Cloud Storage Connection String</w:t>
                  </w:r>
                </w:p>
              </w:tc>
              <w:tc>
                <w:tcPr>
                  <w:tcW w:w="6182" w:type="dxa"/>
                </w:tcPr>
                <w:p w14:paraId="12088489" w14:textId="77777777" w:rsidR="00FE0958" w:rsidRDefault="00FE0958" w:rsidP="005533B0">
                  <w:pPr>
                    <w:pStyle w:val="ListParagraph"/>
                    <w:ind w:left="0"/>
                    <w:rPr>
                      <w:rFonts w:cs="Segoe UI"/>
                      <w:b/>
                      <w:sz w:val="20"/>
                      <w:szCs w:val="20"/>
                    </w:rPr>
                  </w:pPr>
                  <w:r w:rsidRPr="005617D8">
                    <w:rPr>
                      <w:rFonts w:cs="Segoe UI"/>
                      <w:sz w:val="20"/>
                      <w:szCs w:val="20"/>
                    </w:rPr>
                    <w:t>DefaultEndpointsProtocol=</w:t>
                  </w:r>
                  <w:r w:rsidRPr="005617D8">
                    <w:rPr>
                      <w:rFonts w:cs="Segoe UI"/>
                      <w:b/>
                      <w:sz w:val="20"/>
                      <w:szCs w:val="20"/>
                    </w:rPr>
                    <w:t>https</w:t>
                  </w:r>
                  <w:r w:rsidRPr="005617D8">
                    <w:rPr>
                      <w:rFonts w:cs="Segoe UI"/>
                      <w:sz w:val="20"/>
                      <w:szCs w:val="20"/>
                    </w:rPr>
                    <w:t>;AccountName=</w:t>
                  </w:r>
                  <w:r w:rsidRPr="005617D8">
                    <w:rPr>
                      <w:rFonts w:cs="Segoe UI"/>
                      <w:b/>
                      <w:sz w:val="20"/>
                      <w:szCs w:val="20"/>
                    </w:rPr>
                    <w:t>mattercenterlog</w:t>
                  </w:r>
                  <w:r w:rsidRPr="005617D8">
                    <w:rPr>
                      <w:rFonts w:cs="Segoe UI"/>
                      <w:sz w:val="20"/>
                      <w:szCs w:val="20"/>
                    </w:rPr>
                    <w:t>;AccountKey=</w:t>
                  </w:r>
                  <w:r w:rsidRPr="005617D8">
                    <w:rPr>
                      <w:rFonts w:cs="Segoe UI"/>
                      <w:b/>
                      <w:sz w:val="20"/>
                      <w:szCs w:val="20"/>
                    </w:rPr>
                    <w:t>Rse45dwBYaka1ybdgYL0b+v34sEASsa8593LDxsd23iegs3HYTBfJ1hOulCGg/Mhaw4bLZ+RymydCpdqDYi2KuDfa==</w:t>
                  </w:r>
                </w:p>
                <w:p w14:paraId="3458C6C4" w14:textId="77777777" w:rsidR="00F15494" w:rsidRPr="005617D8" w:rsidRDefault="00F15494" w:rsidP="00F678EF">
                  <w:pPr>
                    <w:pStyle w:val="ListParagraph"/>
                    <w:ind w:left="697"/>
                    <w:rPr>
                      <w:rFonts w:eastAsia="Times New Roman" w:cs="Segoe UI"/>
                      <w:sz w:val="20"/>
                      <w:szCs w:val="20"/>
                    </w:rPr>
                  </w:pPr>
                </w:p>
              </w:tc>
            </w:tr>
          </w:tbl>
          <w:p w14:paraId="0A1D8233" w14:textId="77777777" w:rsidR="00F15494" w:rsidRPr="005617D8" w:rsidRDefault="00F15494" w:rsidP="005533B0">
            <w:pPr>
              <w:rPr>
                <w:rFonts w:eastAsia="Times New Roman" w:cs="Segoe UI"/>
                <w:b/>
                <w:sz w:val="20"/>
                <w:szCs w:val="20"/>
              </w:rPr>
            </w:pPr>
          </w:p>
          <w:p w14:paraId="38F27F80" w14:textId="77777777" w:rsidR="00F15494" w:rsidRPr="005617D8" w:rsidRDefault="00F15494" w:rsidP="00F678EF">
            <w:pPr>
              <w:ind w:left="697"/>
              <w:rPr>
                <w:rFonts w:eastAsia="Times New Roman" w:cs="Segoe UI"/>
                <w:b/>
                <w:sz w:val="20"/>
                <w:szCs w:val="20"/>
              </w:rPr>
            </w:pPr>
            <w:r w:rsidRPr="005617D8">
              <w:rPr>
                <w:rFonts w:eastAsia="Times New Roman" w:cs="Segoe UI"/>
                <w:b/>
                <w:sz w:val="20"/>
                <w:szCs w:val="20"/>
              </w:rPr>
              <w:t>Steps to confirm Current Azure subscription and set it</w:t>
            </w:r>
          </w:p>
          <w:p w14:paraId="1A8AA98B" w14:textId="77777777" w:rsidR="00F15494" w:rsidRDefault="00F15494" w:rsidP="00F678EF">
            <w:pPr>
              <w:ind w:left="697" w:firstLine="180"/>
              <w:rPr>
                <w:rFonts w:eastAsia="Times New Roman" w:cs="Segoe UI"/>
                <w:sz w:val="20"/>
                <w:szCs w:val="20"/>
              </w:rPr>
            </w:pPr>
          </w:p>
          <w:p w14:paraId="4A121828" w14:textId="64206412" w:rsidR="00F15494" w:rsidRDefault="00F15494" w:rsidP="0073785C">
            <w:pPr>
              <w:ind w:left="697"/>
              <w:rPr>
                <w:rFonts w:eastAsia="Times New Roman" w:cs="Segoe UI"/>
                <w:sz w:val="20"/>
                <w:szCs w:val="20"/>
              </w:rPr>
            </w:pPr>
            <w:r w:rsidRPr="005617D8">
              <w:rPr>
                <w:rFonts w:eastAsia="Times New Roman" w:cs="Segoe UI"/>
                <w:sz w:val="20"/>
                <w:szCs w:val="20"/>
              </w:rPr>
              <w:t xml:space="preserve">In case there are multiple Azure subscriptions for the user account, perform following steps </w:t>
            </w:r>
            <w:r w:rsidR="000F1D7F">
              <w:rPr>
                <w:rFonts w:eastAsia="Times New Roman" w:cs="Segoe UI"/>
                <w:sz w:val="20"/>
                <w:szCs w:val="20"/>
              </w:rPr>
              <w:t xml:space="preserve">to confirm current azure subscription </w:t>
            </w:r>
            <w:r w:rsidRPr="005617D8">
              <w:rPr>
                <w:rFonts w:eastAsia="Times New Roman" w:cs="Segoe UI"/>
                <w:sz w:val="20"/>
                <w:szCs w:val="20"/>
              </w:rPr>
              <w:t>(using PowerShell):</w:t>
            </w:r>
          </w:p>
          <w:p w14:paraId="6ABA5C00" w14:textId="77777777" w:rsidR="00F15494" w:rsidRPr="005617D8" w:rsidRDefault="00F15494" w:rsidP="0073785C">
            <w:pPr>
              <w:ind w:left="697"/>
              <w:rPr>
                <w:rFonts w:eastAsia="Times New Roman" w:cs="Segoe UI"/>
                <w:sz w:val="20"/>
                <w:szCs w:val="20"/>
              </w:rPr>
            </w:pPr>
          </w:p>
          <w:p w14:paraId="33359B63" w14:textId="7BEB6407" w:rsidR="00F15494"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 xml:space="preserve">Check the </w:t>
            </w:r>
            <w:r w:rsidR="00CB63A0">
              <w:rPr>
                <w:rFonts w:eastAsia="Times New Roman" w:cs="Segoe UI"/>
                <w:sz w:val="20"/>
                <w:szCs w:val="20"/>
              </w:rPr>
              <w:t>c</w:t>
            </w:r>
            <w:r w:rsidRPr="005617D8">
              <w:rPr>
                <w:rFonts w:eastAsia="Times New Roman" w:cs="Segoe UI"/>
                <w:sz w:val="20"/>
                <w:szCs w:val="20"/>
              </w:rPr>
              <w:t>urrent Azure subscription</w:t>
            </w:r>
          </w:p>
          <w:p w14:paraId="583D3A23" w14:textId="77777777" w:rsidR="00F15494" w:rsidRPr="005617D8" w:rsidRDefault="00F15494" w:rsidP="0073785C">
            <w:pPr>
              <w:pStyle w:val="ListParagraph"/>
              <w:ind w:left="697"/>
              <w:rPr>
                <w:rFonts w:eastAsia="Times New Roman" w:cs="Segoe UI"/>
                <w:sz w:val="20"/>
                <w:szCs w:val="20"/>
              </w:rPr>
            </w:pPr>
          </w:p>
          <w:tbl>
            <w:tblPr>
              <w:tblStyle w:val="TableGrid"/>
              <w:tblW w:w="0" w:type="auto"/>
              <w:tblInd w:w="394" w:type="dxa"/>
              <w:tblLayout w:type="fixed"/>
              <w:tblLook w:val="04A0" w:firstRow="1" w:lastRow="0" w:firstColumn="1" w:lastColumn="0" w:noHBand="0" w:noVBand="1"/>
            </w:tblPr>
            <w:tblGrid>
              <w:gridCol w:w="7884"/>
            </w:tblGrid>
            <w:tr w:rsidR="00F15494" w:rsidRPr="005617D8" w14:paraId="7AC8D863" w14:textId="77777777" w:rsidTr="0073785C">
              <w:trPr>
                <w:trHeight w:val="254"/>
              </w:trPr>
              <w:tc>
                <w:tcPr>
                  <w:tcW w:w="7884" w:type="dxa"/>
                </w:tcPr>
                <w:p w14:paraId="2A96EB2D"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Get-AzureSubscription -Current</w:t>
                  </w:r>
                </w:p>
              </w:tc>
            </w:tr>
          </w:tbl>
          <w:p w14:paraId="06225344" w14:textId="77777777" w:rsidR="00F15494" w:rsidRPr="005617D8" w:rsidRDefault="00F15494" w:rsidP="00F678EF">
            <w:pPr>
              <w:ind w:left="697"/>
              <w:rPr>
                <w:rFonts w:eastAsia="Times New Roman" w:cs="Segoe UI"/>
                <w:sz w:val="20"/>
                <w:szCs w:val="20"/>
              </w:rPr>
            </w:pPr>
          </w:p>
          <w:p w14:paraId="6DE11092" w14:textId="17EC7869" w:rsidR="00F15494"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1C8676E4" wp14:editId="30EDBE27">
                  <wp:extent cx="4847132" cy="158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819" cy="1581700"/>
                          </a:xfrm>
                          <a:prstGeom prst="rect">
                            <a:avLst/>
                          </a:prstGeom>
                        </pic:spPr>
                      </pic:pic>
                    </a:graphicData>
                  </a:graphic>
                </wp:inline>
              </w:drawing>
            </w:r>
          </w:p>
          <w:p w14:paraId="65D41C73" w14:textId="77777777" w:rsidR="00F15494" w:rsidRPr="005617D8" w:rsidRDefault="00F15494" w:rsidP="00F678EF">
            <w:pPr>
              <w:pStyle w:val="ListParagraph"/>
              <w:ind w:left="697"/>
              <w:rPr>
                <w:rFonts w:eastAsia="Times New Roman" w:cs="Segoe UI"/>
                <w:sz w:val="20"/>
                <w:szCs w:val="20"/>
              </w:rPr>
            </w:pPr>
          </w:p>
          <w:p w14:paraId="6E45AC12" w14:textId="10694C85" w:rsidR="00F15494" w:rsidRPr="005617D8"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 xml:space="preserve">Check if the UI and service web sites are created in the </w:t>
            </w:r>
            <w:r w:rsidR="00CB63A0">
              <w:rPr>
                <w:rFonts w:eastAsia="Times New Roman" w:cs="Segoe UI"/>
                <w:sz w:val="20"/>
                <w:szCs w:val="20"/>
              </w:rPr>
              <w:t>c</w:t>
            </w:r>
            <w:r w:rsidRPr="005617D8">
              <w:rPr>
                <w:rFonts w:eastAsia="Times New Roman" w:cs="Segoe UI"/>
                <w:sz w:val="20"/>
                <w:szCs w:val="20"/>
              </w:rPr>
              <w:t>urrent subscription</w:t>
            </w:r>
          </w:p>
          <w:p w14:paraId="01E71246" w14:textId="203EB73C"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 xml:space="preserve">In Azure portal, click Subscriptions </w:t>
            </w:r>
            <w:r w:rsidR="00CB63A0">
              <w:rPr>
                <w:rFonts w:eastAsia="Times New Roman" w:cs="Segoe UI"/>
                <w:sz w:val="20"/>
                <w:szCs w:val="20"/>
              </w:rPr>
              <w:t>in the top right corner as shown below</w:t>
            </w:r>
            <w:r w:rsidR="00CB63A0" w:rsidRPr="005617D8">
              <w:rPr>
                <w:rFonts w:eastAsia="Times New Roman" w:cs="Segoe UI"/>
                <w:sz w:val="20"/>
                <w:szCs w:val="20"/>
              </w:rPr>
              <w:t xml:space="preserve"> and</w:t>
            </w:r>
            <w:r w:rsidRPr="005617D8">
              <w:rPr>
                <w:rFonts w:eastAsia="Times New Roman" w:cs="Segoe UI"/>
                <w:sz w:val="20"/>
                <w:szCs w:val="20"/>
              </w:rPr>
              <w:t xml:space="preserve"> in the filter, select the option with the Subscription ID matching with that of the </w:t>
            </w:r>
            <w:r w:rsidR="00CB63A0">
              <w:rPr>
                <w:rFonts w:eastAsia="Times New Roman" w:cs="Segoe UI"/>
                <w:sz w:val="20"/>
                <w:szCs w:val="20"/>
              </w:rPr>
              <w:t>c</w:t>
            </w:r>
            <w:r w:rsidRPr="005617D8">
              <w:rPr>
                <w:rFonts w:eastAsia="Times New Roman" w:cs="Segoe UI"/>
                <w:sz w:val="20"/>
                <w:szCs w:val="20"/>
              </w:rPr>
              <w:t>urrent subscription (as found in step #a)</w:t>
            </w:r>
          </w:p>
          <w:p w14:paraId="44A067C8" w14:textId="77777777" w:rsidR="00F15494" w:rsidRPr="005617D8" w:rsidRDefault="00F15494" w:rsidP="0073785C">
            <w:pPr>
              <w:pStyle w:val="ListParagraph"/>
              <w:ind w:left="697"/>
              <w:rPr>
                <w:rFonts w:eastAsia="Times New Roman" w:cs="Segoe UI"/>
                <w:sz w:val="20"/>
                <w:szCs w:val="20"/>
              </w:rPr>
            </w:pPr>
          </w:p>
          <w:p w14:paraId="18B4B1EB" w14:textId="7D384CB0" w:rsidR="00F15494" w:rsidRDefault="00F15494" w:rsidP="00F678EF">
            <w:pPr>
              <w:pStyle w:val="ListParagraph"/>
              <w:ind w:left="697"/>
              <w:rPr>
                <w:rFonts w:eastAsia="Times New Roman" w:cs="Segoe UI"/>
                <w:sz w:val="20"/>
                <w:szCs w:val="20"/>
              </w:rPr>
            </w:pPr>
            <w:r w:rsidRPr="005617D8">
              <w:rPr>
                <w:rFonts w:cs="Segoe UI"/>
                <w:noProof/>
                <w:sz w:val="20"/>
                <w:szCs w:val="20"/>
              </w:rPr>
              <w:lastRenderedPageBreak/>
              <w:drawing>
                <wp:inline distT="0" distB="0" distL="0" distR="0" wp14:anchorId="56C08B19" wp14:editId="0A90065E">
                  <wp:extent cx="2561804"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0354" cy="2503879"/>
                          </a:xfrm>
                          <a:prstGeom prst="rect">
                            <a:avLst/>
                          </a:prstGeom>
                        </pic:spPr>
                      </pic:pic>
                    </a:graphicData>
                  </a:graphic>
                </wp:inline>
              </w:drawing>
            </w:r>
          </w:p>
          <w:p w14:paraId="73E2E5E2" w14:textId="77777777" w:rsidR="00F15494" w:rsidRPr="005617D8" w:rsidRDefault="00F15494" w:rsidP="00F678EF">
            <w:pPr>
              <w:pStyle w:val="ListParagraph"/>
              <w:ind w:left="697"/>
              <w:rPr>
                <w:rFonts w:eastAsia="Times New Roman" w:cs="Segoe UI"/>
                <w:sz w:val="20"/>
                <w:szCs w:val="20"/>
              </w:rPr>
            </w:pPr>
          </w:p>
          <w:p w14:paraId="671A3779" w14:textId="5477441A" w:rsidR="00F15494" w:rsidRPr="005617D8"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If</w:t>
            </w:r>
            <w:r w:rsidR="00377C8C">
              <w:rPr>
                <w:rFonts w:eastAsia="Times New Roman" w:cs="Segoe UI"/>
                <w:sz w:val="20"/>
                <w:szCs w:val="20"/>
              </w:rPr>
              <w:t xml:space="preserve"> </w:t>
            </w:r>
            <w:r w:rsidRPr="005617D8">
              <w:rPr>
                <w:rFonts w:eastAsia="Times New Roman" w:cs="Segoe UI"/>
                <w:sz w:val="20"/>
                <w:szCs w:val="20"/>
              </w:rPr>
              <w:t xml:space="preserve">not, select another filter, to find the subscription in which the UI and service web sites are present, in order to set it as </w:t>
            </w:r>
            <w:r w:rsidR="00CB63A0">
              <w:rPr>
                <w:rFonts w:eastAsia="Times New Roman" w:cs="Segoe UI"/>
                <w:sz w:val="20"/>
                <w:szCs w:val="20"/>
              </w:rPr>
              <w:t>c</w:t>
            </w:r>
            <w:r w:rsidRPr="005617D8">
              <w:rPr>
                <w:rFonts w:eastAsia="Times New Roman" w:cs="Segoe UI"/>
                <w:sz w:val="20"/>
                <w:szCs w:val="20"/>
              </w:rPr>
              <w:t>urrent subscription</w:t>
            </w:r>
          </w:p>
          <w:p w14:paraId="4C92E34C" w14:textId="7E7C6CFD"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 xml:space="preserve">This is required because, in order to do automated deployment on Azure site, the site needs to be present in the </w:t>
            </w:r>
            <w:r w:rsidR="00CB63A0">
              <w:rPr>
                <w:rFonts w:eastAsia="Times New Roman" w:cs="Segoe UI"/>
                <w:sz w:val="20"/>
                <w:szCs w:val="20"/>
              </w:rPr>
              <w:t>c</w:t>
            </w:r>
            <w:r w:rsidRPr="005617D8">
              <w:rPr>
                <w:rFonts w:eastAsia="Times New Roman" w:cs="Segoe UI"/>
                <w:sz w:val="20"/>
                <w:szCs w:val="20"/>
              </w:rPr>
              <w:t>urrent subscription for the user account</w:t>
            </w:r>
          </w:p>
          <w:p w14:paraId="45B6CC04" w14:textId="77777777" w:rsidR="00F15494" w:rsidRPr="005617D8" w:rsidRDefault="00F15494" w:rsidP="0073785C">
            <w:pPr>
              <w:pStyle w:val="ListParagraph"/>
              <w:ind w:left="697"/>
              <w:rPr>
                <w:rFonts w:eastAsia="Times New Roman" w:cs="Segoe UI"/>
                <w:sz w:val="20"/>
                <w:szCs w:val="20"/>
              </w:rPr>
            </w:pPr>
          </w:p>
          <w:p w14:paraId="73CF0927" w14:textId="48043786" w:rsidR="00F15494" w:rsidRDefault="00F15494" w:rsidP="00D435A3">
            <w:pPr>
              <w:pStyle w:val="ListParagraph"/>
              <w:numPr>
                <w:ilvl w:val="0"/>
                <w:numId w:val="22"/>
              </w:numPr>
              <w:rPr>
                <w:rFonts w:eastAsia="Times New Roman" w:cs="Segoe UI"/>
                <w:sz w:val="20"/>
                <w:szCs w:val="20"/>
              </w:rPr>
            </w:pPr>
            <w:r w:rsidRPr="005617D8">
              <w:rPr>
                <w:rFonts w:eastAsia="Times New Roman" w:cs="Segoe UI"/>
                <w:sz w:val="20"/>
                <w:szCs w:val="20"/>
              </w:rPr>
              <w:t xml:space="preserve">If UI and service web sites are present in a subscription which is not the </w:t>
            </w:r>
            <w:r w:rsidR="00CB63A0">
              <w:rPr>
                <w:rFonts w:eastAsia="Times New Roman" w:cs="Segoe UI"/>
                <w:sz w:val="20"/>
                <w:szCs w:val="20"/>
              </w:rPr>
              <w:t>c</w:t>
            </w:r>
            <w:r w:rsidRPr="005617D8">
              <w:rPr>
                <w:rFonts w:eastAsia="Times New Roman" w:cs="Segoe UI"/>
                <w:sz w:val="20"/>
                <w:szCs w:val="20"/>
              </w:rPr>
              <w:t xml:space="preserve">urrent subscription, set this as </w:t>
            </w:r>
            <w:r w:rsidR="00CB63A0">
              <w:rPr>
                <w:rFonts w:eastAsia="Times New Roman" w:cs="Segoe UI"/>
                <w:sz w:val="20"/>
                <w:szCs w:val="20"/>
              </w:rPr>
              <w:t>c</w:t>
            </w:r>
            <w:r w:rsidRPr="005617D8">
              <w:rPr>
                <w:rFonts w:eastAsia="Times New Roman" w:cs="Segoe UI"/>
                <w:sz w:val="20"/>
                <w:szCs w:val="20"/>
              </w:rPr>
              <w:t>urrent subscription (using the Subscription ID)</w:t>
            </w:r>
          </w:p>
          <w:p w14:paraId="508F2325" w14:textId="77777777" w:rsidR="00F15494" w:rsidRPr="005617D8" w:rsidRDefault="00F15494" w:rsidP="0073785C">
            <w:pPr>
              <w:pStyle w:val="ListParagraph"/>
              <w:ind w:left="883"/>
              <w:rPr>
                <w:rFonts w:eastAsia="Times New Roman" w:cs="Segoe UI"/>
                <w:sz w:val="20"/>
                <w:szCs w:val="20"/>
              </w:rPr>
            </w:pPr>
          </w:p>
          <w:tbl>
            <w:tblPr>
              <w:tblStyle w:val="TableGrid"/>
              <w:tblW w:w="0" w:type="auto"/>
              <w:tblInd w:w="1422" w:type="dxa"/>
              <w:tblLayout w:type="fixed"/>
              <w:tblLook w:val="04A0" w:firstRow="1" w:lastRow="0" w:firstColumn="1" w:lastColumn="0" w:noHBand="0" w:noVBand="1"/>
            </w:tblPr>
            <w:tblGrid>
              <w:gridCol w:w="7194"/>
            </w:tblGrid>
            <w:tr w:rsidR="00F15494" w:rsidRPr="005617D8" w14:paraId="37204655" w14:textId="77777777" w:rsidTr="0073785C">
              <w:trPr>
                <w:trHeight w:val="253"/>
              </w:trPr>
              <w:tc>
                <w:tcPr>
                  <w:tcW w:w="7194" w:type="dxa"/>
                </w:tcPr>
                <w:p w14:paraId="689F0218" w14:textId="77777777" w:rsidR="00F15494" w:rsidRPr="005617D8" w:rsidRDefault="00F15494" w:rsidP="00F678EF">
                  <w:pPr>
                    <w:pStyle w:val="ListParagraph"/>
                    <w:ind w:left="697"/>
                    <w:rPr>
                      <w:rFonts w:eastAsia="Times New Roman" w:cs="Segoe UI"/>
                      <w:sz w:val="20"/>
                      <w:szCs w:val="20"/>
                    </w:rPr>
                  </w:pPr>
                  <w:r w:rsidRPr="005617D8">
                    <w:rPr>
                      <w:rFonts w:eastAsia="Times New Roman" w:cs="Segoe UI"/>
                      <w:sz w:val="20"/>
                      <w:szCs w:val="20"/>
                    </w:rPr>
                    <w:t>Select-AzureSubscription –SubscriptionId “&lt;Subscription ID&gt;”</w:t>
                  </w:r>
                </w:p>
              </w:tc>
            </w:tr>
          </w:tbl>
          <w:p w14:paraId="6C370F21" w14:textId="77777777" w:rsidR="00F15494" w:rsidRPr="005617D8" w:rsidRDefault="00F15494" w:rsidP="00F678EF">
            <w:pPr>
              <w:pStyle w:val="ListParagraph"/>
              <w:ind w:left="697"/>
              <w:rPr>
                <w:rFonts w:eastAsia="Times New Roman" w:cs="Segoe UI"/>
                <w:sz w:val="20"/>
                <w:szCs w:val="20"/>
              </w:rPr>
            </w:pPr>
          </w:p>
          <w:p w14:paraId="174C668B" w14:textId="77777777" w:rsidR="00F15494" w:rsidRPr="005617D8"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5F852B0D" wp14:editId="637BE53A">
                  <wp:extent cx="522334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9264" cy="1054956"/>
                          </a:xfrm>
                          <a:prstGeom prst="rect">
                            <a:avLst/>
                          </a:prstGeom>
                        </pic:spPr>
                      </pic:pic>
                    </a:graphicData>
                  </a:graphic>
                </wp:inline>
              </w:drawing>
            </w:r>
          </w:p>
          <w:p w14:paraId="6C8FD519" w14:textId="188DADED" w:rsidR="00F15494" w:rsidRPr="005617D8" w:rsidRDefault="00F15494" w:rsidP="00F678EF">
            <w:pPr>
              <w:ind w:left="697"/>
              <w:rPr>
                <w:rFonts w:cs="Segoe UI"/>
                <w:sz w:val="20"/>
                <w:szCs w:val="20"/>
              </w:rPr>
            </w:pPr>
          </w:p>
        </w:tc>
        <w:tc>
          <w:tcPr>
            <w:tcW w:w="462" w:type="pct"/>
            <w:hideMark/>
          </w:tcPr>
          <w:p w14:paraId="64EF0ED3"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501FDD44" w14:textId="77777777" w:rsidTr="009675DA">
        <w:tc>
          <w:tcPr>
            <w:tcW w:w="380" w:type="pct"/>
          </w:tcPr>
          <w:p w14:paraId="39695D3E" w14:textId="6628027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2</w:t>
            </w:r>
          </w:p>
        </w:tc>
        <w:tc>
          <w:tcPr>
            <w:tcW w:w="4158" w:type="pct"/>
          </w:tcPr>
          <w:p w14:paraId="66E9779E" w14:textId="04C23C81" w:rsidR="00F15494" w:rsidRDefault="00F15494" w:rsidP="00F678EF">
            <w:pPr>
              <w:ind w:left="697"/>
              <w:rPr>
                <w:rFonts w:eastAsia="Times New Roman" w:cs="Segoe UI"/>
                <w:sz w:val="20"/>
                <w:szCs w:val="20"/>
              </w:rPr>
            </w:pPr>
            <w:r w:rsidRPr="005617D8">
              <w:rPr>
                <w:rFonts w:eastAsia="Times New Roman" w:cs="Segoe UI"/>
                <w:b/>
                <w:sz w:val="20"/>
                <w:szCs w:val="20"/>
              </w:rPr>
              <w:t>Office 365 - Create App Catalog</w:t>
            </w:r>
            <w:r w:rsidRPr="005617D8">
              <w:rPr>
                <w:rFonts w:eastAsia="Times New Roman" w:cs="Segoe UI"/>
                <w:sz w:val="20"/>
                <w:szCs w:val="20"/>
              </w:rPr>
              <w:t> </w:t>
            </w:r>
          </w:p>
          <w:p w14:paraId="2A97DAEF" w14:textId="77777777" w:rsidR="00F83FAD" w:rsidRPr="005617D8" w:rsidRDefault="00F83FAD" w:rsidP="00F678EF">
            <w:pPr>
              <w:ind w:left="697"/>
              <w:rPr>
                <w:rFonts w:eastAsia="Times New Roman" w:cs="Segoe UI"/>
                <w:sz w:val="20"/>
                <w:szCs w:val="20"/>
              </w:rPr>
            </w:pPr>
          </w:p>
          <w:p w14:paraId="259EDD4A" w14:textId="66D91C9C"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App Catalog site:</w:t>
            </w:r>
          </w:p>
          <w:p w14:paraId="322B8708" w14:textId="77777777" w:rsidR="00F15494" w:rsidRPr="005617D8" w:rsidRDefault="00F15494" w:rsidP="00F678EF">
            <w:pPr>
              <w:ind w:left="697"/>
              <w:rPr>
                <w:rFonts w:eastAsia="Times New Roman" w:cs="Segoe UI"/>
                <w:sz w:val="20"/>
                <w:szCs w:val="20"/>
              </w:rPr>
            </w:pPr>
          </w:p>
          <w:p w14:paraId="5A9C2125"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32B06A4D"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34EAC7FE"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2E0721B5" w14:textId="1D96DBBC"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3F788AB9" wp14:editId="53E591C4">
                  <wp:extent cx="4922289" cy="2228850"/>
                  <wp:effectExtent l="133350" t="114300" r="126365"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A4ECB3"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6C1987F6"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3873E287" wp14:editId="7135197B">
                  <wp:extent cx="4673126" cy="1762125"/>
                  <wp:effectExtent l="133350" t="114300" r="127635"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81C8A7"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4FFB71E1"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5C88D6B7" wp14:editId="59F3502C">
                  <wp:extent cx="3648180" cy="2438400"/>
                  <wp:effectExtent l="133350" t="114300" r="12382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C9BF4" w14:textId="0BB6F516" w:rsidR="00F15494" w:rsidRPr="005617D8" w:rsidRDefault="00377C8C" w:rsidP="00F678EF">
            <w:pPr>
              <w:ind w:left="697"/>
              <w:rPr>
                <w:rFonts w:eastAsia="Times New Roman" w:cs="Segoe UI"/>
                <w:sz w:val="20"/>
                <w:szCs w:val="20"/>
              </w:rPr>
            </w:pPr>
            <w:r>
              <w:rPr>
                <w:rFonts w:eastAsia="Times New Roman" w:cs="Segoe UI"/>
                <w:sz w:val="20"/>
                <w:szCs w:val="20"/>
                <w:shd w:val="clear" w:color="auto" w:fill="FFFFFF"/>
              </w:rPr>
              <w:t xml:space="preserve">Once </w:t>
            </w:r>
            <w:r w:rsidR="00F15494" w:rsidRPr="005617D8">
              <w:rPr>
                <w:rFonts w:eastAsia="Times New Roman" w:cs="Segoe UI"/>
                <w:sz w:val="20"/>
                <w:szCs w:val="20"/>
                <w:shd w:val="clear" w:color="auto" w:fill="FFFFFF"/>
              </w:rPr>
              <w:t>the App Catalog site is created, you can navigate</w:t>
            </w:r>
            <w:r>
              <w:rPr>
                <w:rFonts w:eastAsia="Times New Roman" w:cs="Segoe UI"/>
                <w:sz w:val="20"/>
                <w:szCs w:val="20"/>
                <w:shd w:val="clear" w:color="auto" w:fill="FFFFFF"/>
              </w:rPr>
              <w:t xml:space="preserve"> </w:t>
            </w:r>
            <w:r w:rsidR="00F15494" w:rsidRPr="005617D8">
              <w:rPr>
                <w:rFonts w:eastAsia="Times New Roman" w:cs="Segoe UI"/>
                <w:sz w:val="20"/>
                <w:szCs w:val="20"/>
                <w:shd w:val="clear" w:color="auto" w:fill="FFFFFF"/>
              </w:rPr>
              <w:t>it within the SharePoint admin center by clicking Apps &gt;App Catalog. The App Catalog site will have a document library for Apps for Office and a document library for Apps for SharePoint, as well as a list that tracks App Requests from site users.</w:t>
            </w:r>
            <w:r w:rsidR="00F15494" w:rsidRPr="005617D8">
              <w:rPr>
                <w:rFonts w:eastAsia="Times New Roman" w:cs="Segoe UI"/>
                <w:sz w:val="20"/>
                <w:szCs w:val="20"/>
              </w:rPr>
              <w:t xml:space="preserve"> </w:t>
            </w:r>
          </w:p>
          <w:p w14:paraId="2207C9F7" w14:textId="7252DB94" w:rsidR="00F15494" w:rsidRPr="005617D8" w:rsidRDefault="00F15494" w:rsidP="00F678EF">
            <w:pPr>
              <w:ind w:left="697"/>
              <w:rPr>
                <w:rFonts w:eastAsia="Times New Roman" w:cs="Segoe UI"/>
                <w:sz w:val="20"/>
                <w:szCs w:val="20"/>
              </w:rPr>
            </w:pPr>
            <w:r w:rsidRPr="005617D8">
              <w:rPr>
                <w:rFonts w:cs="Segoe UI"/>
                <w:noProof/>
                <w:sz w:val="20"/>
                <w:szCs w:val="20"/>
              </w:rPr>
              <w:lastRenderedPageBreak/>
              <w:drawing>
                <wp:inline distT="0" distB="0" distL="0" distR="0" wp14:anchorId="6FBEC1E9" wp14:editId="4E33516B">
                  <wp:extent cx="4692463" cy="2971800"/>
                  <wp:effectExtent l="114300" t="114300" r="10858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1FDBD8FB"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9ECDEE5" w14:textId="77777777" w:rsidTr="009675DA">
        <w:tc>
          <w:tcPr>
            <w:tcW w:w="380" w:type="pct"/>
          </w:tcPr>
          <w:p w14:paraId="7B11E3C4" w14:textId="1CDC2F4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3</w:t>
            </w:r>
          </w:p>
        </w:tc>
        <w:tc>
          <w:tcPr>
            <w:tcW w:w="4158" w:type="pct"/>
          </w:tcPr>
          <w:p w14:paraId="7BAF7828" w14:textId="1A2AE7F8" w:rsidR="00F15494" w:rsidRDefault="00F15494" w:rsidP="00F678EF">
            <w:pPr>
              <w:ind w:left="697"/>
              <w:rPr>
                <w:rFonts w:eastAsia="Times New Roman" w:cs="Segoe UI"/>
                <w:b/>
                <w:sz w:val="20"/>
                <w:szCs w:val="20"/>
              </w:rPr>
            </w:pPr>
            <w:r w:rsidRPr="005617D8">
              <w:rPr>
                <w:rFonts w:eastAsia="Times New Roman" w:cs="Segoe UI"/>
                <w:b/>
                <w:sz w:val="20"/>
                <w:szCs w:val="20"/>
              </w:rPr>
              <w:t>Office 365 – Register App</w:t>
            </w:r>
          </w:p>
          <w:p w14:paraId="0C240AE2" w14:textId="77777777" w:rsidR="00F15494" w:rsidRPr="005617D8" w:rsidRDefault="00F15494" w:rsidP="00F678EF">
            <w:pPr>
              <w:ind w:left="697"/>
              <w:rPr>
                <w:rFonts w:eastAsia="Times New Roman" w:cs="Segoe UI"/>
                <w:b/>
                <w:sz w:val="20"/>
                <w:szCs w:val="20"/>
              </w:rPr>
            </w:pPr>
          </w:p>
          <w:p w14:paraId="15A1A353"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Open a browser</w:t>
            </w:r>
          </w:p>
          <w:p w14:paraId="75036650"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Go to the following secure link</w:t>
            </w:r>
          </w:p>
          <w:p w14:paraId="1E790FFD" w14:textId="77777777" w:rsidR="00F15494" w:rsidRPr="005617D8" w:rsidRDefault="00F15494" w:rsidP="00F678EF">
            <w:pPr>
              <w:ind w:left="697"/>
              <w:textAlignment w:val="center"/>
              <w:rPr>
                <w:rFonts w:eastAsia="Times New Roman" w:cs="Segoe UI"/>
                <w:sz w:val="20"/>
                <w:szCs w:val="20"/>
              </w:rPr>
            </w:pPr>
            <w:r w:rsidRPr="005617D8">
              <w:rPr>
                <w:rFonts w:eastAsia="Times New Roman" w:cs="Segoe UI"/>
                <w:sz w:val="20"/>
                <w:szCs w:val="20"/>
              </w:rPr>
              <w:t>https://&lt;</w:t>
            </w:r>
            <w:r w:rsidRPr="005617D8">
              <w:rPr>
                <w:rFonts w:eastAsia="Times New Roman" w:cs="Segoe UI"/>
                <w:b/>
                <w:sz w:val="20"/>
                <w:szCs w:val="20"/>
              </w:rPr>
              <w:t>domain</w:t>
            </w:r>
            <w:r w:rsidRPr="005617D8">
              <w:rPr>
                <w:rFonts w:eastAsia="Times New Roman" w:cs="Segoe UI"/>
                <w:sz w:val="20"/>
                <w:szCs w:val="20"/>
              </w:rPr>
              <w:t>&gt;.sharepoint.com/_layouts/15/appregnew.aspx</w:t>
            </w:r>
          </w:p>
          <w:p w14:paraId="25671961" w14:textId="77777777" w:rsidR="00F15494" w:rsidRPr="005617D8" w:rsidRDefault="00F15494" w:rsidP="00F678EF">
            <w:pPr>
              <w:pBdr>
                <w:top w:val="dashed" w:sz="6" w:space="3" w:color="CDE6A0"/>
                <w:bottom w:val="dashed" w:sz="6" w:space="3" w:color="CDE6A0"/>
              </w:pBdr>
              <w:ind w:left="697"/>
              <w:textAlignment w:val="center"/>
              <w:rPr>
                <w:rFonts w:eastAsia="Times New Roman" w:cs="Segoe UI"/>
                <w:sz w:val="20"/>
                <w:szCs w:val="20"/>
              </w:rPr>
            </w:pPr>
            <w:r w:rsidRPr="005617D8">
              <w:rPr>
                <w:rFonts w:eastAsia="Times New Roman" w:cs="Segoe UI"/>
                <w:sz w:val="20"/>
                <w:szCs w:val="20"/>
              </w:rPr>
              <w:t>Note: If you are not logged on to Office365, log on when requested to do so</w:t>
            </w:r>
          </w:p>
          <w:p w14:paraId="7F45681D"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7075C6BF" wp14:editId="75F01FC9">
                  <wp:extent cx="3495675" cy="3109057"/>
                  <wp:effectExtent l="114300" t="114300" r="104775" b="148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1511" cy="3114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B8247C" w14:textId="5B243320"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Generate to generate a </w:t>
            </w:r>
            <w:r w:rsidRPr="005617D8">
              <w:rPr>
                <w:rFonts w:eastAsia="Times New Roman" w:cs="Segoe UI"/>
                <w:b/>
                <w:sz w:val="20"/>
                <w:szCs w:val="20"/>
              </w:rPr>
              <w:t>Client Id</w:t>
            </w:r>
            <w:r w:rsidRPr="005617D8">
              <w:rPr>
                <w:rFonts w:eastAsia="Times New Roman" w:cs="Segoe UI"/>
                <w:sz w:val="20"/>
                <w:szCs w:val="20"/>
              </w:rPr>
              <w:t> and </w:t>
            </w:r>
            <w:r w:rsidRPr="005617D8">
              <w:rPr>
                <w:rFonts w:eastAsia="Times New Roman" w:cs="Segoe UI"/>
                <w:b/>
                <w:sz w:val="20"/>
                <w:szCs w:val="20"/>
              </w:rPr>
              <w:t>Client Secret</w:t>
            </w:r>
            <w:r w:rsidRPr="005617D8">
              <w:rPr>
                <w:rFonts w:eastAsia="Times New Roman" w:cs="Segoe UI"/>
                <w:sz w:val="20"/>
                <w:szCs w:val="20"/>
              </w:rPr>
              <w:t> on the displayed page</w:t>
            </w:r>
          </w:p>
          <w:p w14:paraId="475C7DF1"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a Title</w:t>
            </w:r>
          </w:p>
          <w:p w14:paraId="425858AC"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App Domain (Domain that is used for UI site on Azure, created in step 2, example: matterexamplesite.azurewebsites.net)</w:t>
            </w:r>
          </w:p>
          <w:p w14:paraId="524E9B52"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Redirect URL (This is the UI start page URL – Azure UI site, example https://matterexamplesite.azurewebsites.net/pages/FindMatter.aspx)</w:t>
            </w:r>
          </w:p>
          <w:p w14:paraId="2CA974A7"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Create</w:t>
            </w:r>
          </w:p>
          <w:p w14:paraId="7BECF8AA"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OK</w:t>
            </w:r>
          </w:p>
          <w:p w14:paraId="4D0C9555" w14:textId="77777777" w:rsidR="00F15494" w:rsidRPr="005617D8" w:rsidRDefault="00F15494" w:rsidP="00F678EF">
            <w:pPr>
              <w:ind w:left="697"/>
              <w:textAlignment w:val="center"/>
              <w:rPr>
                <w:rFonts w:eastAsia="Times New Roman" w:cs="Segoe UI"/>
                <w:sz w:val="20"/>
                <w:szCs w:val="20"/>
              </w:rPr>
            </w:pPr>
          </w:p>
          <w:p w14:paraId="6BB6E9DB" w14:textId="77777777" w:rsidR="00F15494" w:rsidRDefault="00F15494" w:rsidP="00F678EF">
            <w:pPr>
              <w:ind w:left="697"/>
              <w:textAlignment w:val="center"/>
              <w:rPr>
                <w:rFonts w:eastAsia="Times New Roman" w:cs="Segoe UI"/>
                <w:b/>
                <w:sz w:val="20"/>
                <w:szCs w:val="20"/>
              </w:rPr>
            </w:pPr>
          </w:p>
          <w:p w14:paraId="28FBCAB5" w14:textId="77777777" w:rsidR="00F15494" w:rsidRDefault="00F15494" w:rsidP="00F678EF">
            <w:pPr>
              <w:ind w:left="697"/>
              <w:textAlignment w:val="center"/>
              <w:rPr>
                <w:rFonts w:eastAsia="Times New Roman" w:cs="Segoe UI"/>
                <w:b/>
                <w:sz w:val="20"/>
                <w:szCs w:val="20"/>
              </w:rPr>
            </w:pPr>
          </w:p>
          <w:p w14:paraId="161FC27C" w14:textId="77777777" w:rsidR="00F15494" w:rsidRDefault="00F15494" w:rsidP="00F678EF">
            <w:pPr>
              <w:ind w:left="697"/>
              <w:textAlignment w:val="center"/>
              <w:rPr>
                <w:rFonts w:eastAsia="Times New Roman" w:cs="Segoe UI"/>
                <w:b/>
                <w:sz w:val="20"/>
                <w:szCs w:val="20"/>
              </w:rPr>
            </w:pPr>
          </w:p>
          <w:p w14:paraId="749E4F24" w14:textId="77777777" w:rsidR="00F15494" w:rsidRDefault="00F15494" w:rsidP="00F678EF">
            <w:pPr>
              <w:ind w:left="697"/>
              <w:textAlignment w:val="center"/>
              <w:rPr>
                <w:rFonts w:eastAsia="Times New Roman" w:cs="Segoe UI"/>
                <w:b/>
                <w:sz w:val="20"/>
                <w:szCs w:val="20"/>
              </w:rPr>
            </w:pPr>
          </w:p>
          <w:p w14:paraId="2AE183C8" w14:textId="77777777" w:rsidR="00F15494" w:rsidRDefault="00F15494" w:rsidP="00F678EF">
            <w:pPr>
              <w:ind w:left="697"/>
              <w:textAlignment w:val="center"/>
              <w:rPr>
                <w:rFonts w:eastAsia="Times New Roman" w:cs="Segoe UI"/>
                <w:b/>
                <w:sz w:val="20"/>
                <w:szCs w:val="20"/>
              </w:rPr>
            </w:pPr>
          </w:p>
          <w:p w14:paraId="49C3DE07" w14:textId="77777777" w:rsidR="00F15494" w:rsidRDefault="00F15494" w:rsidP="00F678EF">
            <w:pPr>
              <w:ind w:left="697"/>
              <w:textAlignment w:val="center"/>
              <w:rPr>
                <w:rFonts w:eastAsia="Times New Roman" w:cs="Segoe UI"/>
                <w:b/>
                <w:sz w:val="20"/>
                <w:szCs w:val="20"/>
              </w:rPr>
            </w:pPr>
          </w:p>
          <w:p w14:paraId="76C9B637" w14:textId="48E9BB51" w:rsidR="00F15494" w:rsidRDefault="00F15494" w:rsidP="00F678EF">
            <w:pPr>
              <w:ind w:left="697"/>
              <w:textAlignment w:val="center"/>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Keep a note of your Client ID, Client Secret, Title, App domain and Redirect URL</w:t>
            </w:r>
          </w:p>
          <w:p w14:paraId="0E1BAD84" w14:textId="77777777" w:rsidR="00F15494" w:rsidRPr="005617D8" w:rsidRDefault="00F15494" w:rsidP="00F678EF">
            <w:pPr>
              <w:ind w:left="697"/>
              <w:textAlignment w:val="center"/>
              <w:rPr>
                <w:rFonts w:eastAsia="Times New Roman" w:cs="Segoe UI"/>
                <w:sz w:val="20"/>
                <w:szCs w:val="20"/>
              </w:rPr>
            </w:pPr>
          </w:p>
          <w:tbl>
            <w:tblPr>
              <w:tblStyle w:val="TableGrid"/>
              <w:tblW w:w="0" w:type="auto"/>
              <w:tblLayout w:type="fixed"/>
              <w:tblLook w:val="04A0" w:firstRow="1" w:lastRow="0" w:firstColumn="1" w:lastColumn="0" w:noHBand="0" w:noVBand="1"/>
            </w:tblPr>
            <w:tblGrid>
              <w:gridCol w:w="1616"/>
              <w:gridCol w:w="5537"/>
            </w:tblGrid>
            <w:tr w:rsidR="00F15494" w:rsidRPr="005617D8" w14:paraId="0A5D0DE2" w14:textId="77777777" w:rsidTr="0073785C">
              <w:tc>
                <w:tcPr>
                  <w:tcW w:w="1616" w:type="dxa"/>
                  <w:shd w:val="clear" w:color="auto" w:fill="0070C0"/>
                  <w:hideMark/>
                </w:tcPr>
                <w:p w14:paraId="3360621A"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Id:   </w:t>
                  </w:r>
                </w:p>
              </w:tc>
              <w:tc>
                <w:tcPr>
                  <w:tcW w:w="5537" w:type="dxa"/>
                  <w:hideMark/>
                </w:tcPr>
                <w:p w14:paraId="13A05EA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2D0624DD" w14:textId="77777777" w:rsidTr="0073785C">
              <w:tc>
                <w:tcPr>
                  <w:tcW w:w="1616" w:type="dxa"/>
                  <w:shd w:val="clear" w:color="auto" w:fill="0070C0"/>
                  <w:hideMark/>
                </w:tcPr>
                <w:p w14:paraId="2EEA5452"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Secret:   </w:t>
                  </w:r>
                </w:p>
              </w:tc>
              <w:tc>
                <w:tcPr>
                  <w:tcW w:w="5537" w:type="dxa"/>
                  <w:hideMark/>
                </w:tcPr>
                <w:p w14:paraId="6EB1909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51D413BF" w14:textId="77777777" w:rsidTr="0073785C">
              <w:tc>
                <w:tcPr>
                  <w:tcW w:w="1616" w:type="dxa"/>
                  <w:shd w:val="clear" w:color="auto" w:fill="0070C0"/>
                  <w:hideMark/>
                </w:tcPr>
                <w:p w14:paraId="5FC10AEC"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Title:   </w:t>
                  </w:r>
                </w:p>
              </w:tc>
              <w:tc>
                <w:tcPr>
                  <w:tcW w:w="5537" w:type="dxa"/>
                  <w:hideMark/>
                </w:tcPr>
                <w:p w14:paraId="0BCCFB5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F578021" w14:textId="77777777" w:rsidTr="0073785C">
              <w:tc>
                <w:tcPr>
                  <w:tcW w:w="1616" w:type="dxa"/>
                  <w:shd w:val="clear" w:color="auto" w:fill="0070C0"/>
                  <w:hideMark/>
                </w:tcPr>
                <w:p w14:paraId="500674FB"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App Domain:   </w:t>
                  </w:r>
                </w:p>
              </w:tc>
              <w:tc>
                <w:tcPr>
                  <w:tcW w:w="5537" w:type="dxa"/>
                  <w:hideMark/>
                </w:tcPr>
                <w:p w14:paraId="22C29EEC"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A0007C9" w14:textId="77777777" w:rsidTr="0073785C">
              <w:tc>
                <w:tcPr>
                  <w:tcW w:w="1616" w:type="dxa"/>
                  <w:shd w:val="clear" w:color="auto" w:fill="0070C0"/>
                  <w:hideMark/>
                </w:tcPr>
                <w:p w14:paraId="7ADB34E5"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Redirect URI:   </w:t>
                  </w:r>
                </w:p>
              </w:tc>
              <w:tc>
                <w:tcPr>
                  <w:tcW w:w="5537" w:type="dxa"/>
                  <w:hideMark/>
                </w:tcPr>
                <w:p w14:paraId="46893D43"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bl>
          <w:p w14:paraId="0E3778B3" w14:textId="77777777" w:rsidR="00F15494" w:rsidRPr="005617D8" w:rsidRDefault="00F15494" w:rsidP="00F678EF">
            <w:pPr>
              <w:ind w:left="697"/>
              <w:rPr>
                <w:rFonts w:eastAsia="Times New Roman" w:cs="Segoe UI"/>
                <w:sz w:val="20"/>
                <w:szCs w:val="20"/>
              </w:rPr>
            </w:pPr>
          </w:p>
        </w:tc>
        <w:tc>
          <w:tcPr>
            <w:tcW w:w="462" w:type="pct"/>
          </w:tcPr>
          <w:p w14:paraId="011E13DE"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5ED30F5" w14:textId="77777777" w:rsidTr="009675DA">
        <w:tc>
          <w:tcPr>
            <w:tcW w:w="380" w:type="pct"/>
          </w:tcPr>
          <w:p w14:paraId="74A4F7E4" w14:textId="5EDF9F02" w:rsidR="00F15494" w:rsidRPr="009675DA" w:rsidRDefault="00F15494" w:rsidP="009675DA">
            <w:pPr>
              <w:ind w:left="60"/>
              <w:rPr>
                <w:rFonts w:eastAsia="Times New Roman" w:cs="Segoe UI"/>
                <w:b/>
                <w:sz w:val="20"/>
                <w:szCs w:val="20"/>
              </w:rPr>
            </w:pPr>
            <w:r w:rsidRPr="009675DA">
              <w:rPr>
                <w:rFonts w:eastAsia="Times New Roman" w:cs="Segoe UI"/>
                <w:b/>
                <w:sz w:val="20"/>
                <w:szCs w:val="20"/>
              </w:rPr>
              <w:lastRenderedPageBreak/>
              <w:t>Step 4</w:t>
            </w:r>
          </w:p>
        </w:tc>
        <w:tc>
          <w:tcPr>
            <w:tcW w:w="4158" w:type="pct"/>
          </w:tcPr>
          <w:p w14:paraId="2D097864" w14:textId="785BCBC3" w:rsidR="00F15494" w:rsidRPr="005617D8" w:rsidRDefault="00F15494" w:rsidP="00F15494">
            <w:pPr>
              <w:ind w:left="697"/>
              <w:rPr>
                <w:rFonts w:eastAsia="Times New Roman" w:cs="Segoe UI"/>
                <w:sz w:val="20"/>
                <w:szCs w:val="20"/>
              </w:rPr>
            </w:pPr>
            <w:r w:rsidRPr="005617D8">
              <w:rPr>
                <w:rFonts w:eastAsia="Times New Roman" w:cs="Segoe UI"/>
                <w:sz w:val="20"/>
                <w:szCs w:val="20"/>
              </w:rPr>
              <w:t>Add admin account to term store administrators, for adding account to term store administrators refer Appendix D</w:t>
            </w:r>
          </w:p>
        </w:tc>
        <w:tc>
          <w:tcPr>
            <w:tcW w:w="462" w:type="pct"/>
          </w:tcPr>
          <w:p w14:paraId="5F5C6074" w14:textId="77777777" w:rsidR="00F15494" w:rsidRPr="005617D8" w:rsidRDefault="00F15494" w:rsidP="00F15494">
            <w:pPr>
              <w:rPr>
                <w:rFonts w:eastAsia="Times New Roman" w:cs="Segoe UI"/>
                <w:sz w:val="20"/>
                <w:szCs w:val="20"/>
              </w:rPr>
            </w:pPr>
          </w:p>
        </w:tc>
      </w:tr>
      <w:tr w:rsidR="00F15494" w:rsidRPr="005617D8" w14:paraId="00BC859C" w14:textId="77777777" w:rsidTr="009675DA">
        <w:tc>
          <w:tcPr>
            <w:tcW w:w="380" w:type="pct"/>
          </w:tcPr>
          <w:p w14:paraId="212678AD" w14:textId="43E3F674" w:rsidR="00F15494" w:rsidRPr="009675DA" w:rsidRDefault="00F15494" w:rsidP="009675DA">
            <w:pPr>
              <w:ind w:left="60"/>
              <w:rPr>
                <w:rFonts w:eastAsia="Times New Roman" w:cs="Segoe UI"/>
                <w:b/>
                <w:sz w:val="20"/>
                <w:szCs w:val="20"/>
              </w:rPr>
            </w:pPr>
            <w:r w:rsidRPr="009675DA">
              <w:rPr>
                <w:rFonts w:eastAsia="Times New Roman" w:cs="Segoe UI"/>
                <w:b/>
                <w:sz w:val="20"/>
                <w:szCs w:val="20"/>
              </w:rPr>
              <w:t>Step 5</w:t>
            </w:r>
          </w:p>
        </w:tc>
        <w:tc>
          <w:tcPr>
            <w:tcW w:w="4158" w:type="pct"/>
          </w:tcPr>
          <w:p w14:paraId="357CE5CD" w14:textId="6F9604DA" w:rsidR="00F15494" w:rsidRPr="005617D8" w:rsidRDefault="00F15494">
            <w:pPr>
              <w:ind w:left="697"/>
              <w:rPr>
                <w:rFonts w:eastAsia="Times New Roman" w:cs="Segoe UI"/>
                <w:sz w:val="20"/>
                <w:szCs w:val="20"/>
              </w:rPr>
            </w:pPr>
            <w:r w:rsidRPr="005617D8">
              <w:rPr>
                <w:rFonts w:eastAsia="Times New Roman" w:cs="Segoe UI"/>
                <w:sz w:val="20"/>
                <w:szCs w:val="20"/>
              </w:rPr>
              <w:t xml:space="preserve">Open the main Matter Center solution and update the files listed in Appendix </w:t>
            </w:r>
            <w:del w:id="238" w:author="Nikunj Patel" w:date="2016-03-09T20:08:00Z">
              <w:r w:rsidRPr="005617D8" w:rsidDel="00B60FB0">
                <w:rPr>
                  <w:rFonts w:eastAsia="Times New Roman" w:cs="Segoe UI"/>
                  <w:sz w:val="20"/>
                  <w:szCs w:val="20"/>
                </w:rPr>
                <w:delText>F</w:delText>
              </w:r>
            </w:del>
            <w:ins w:id="239" w:author="Nikunj Patel" w:date="2016-03-09T20:08:00Z">
              <w:r w:rsidR="00B60FB0">
                <w:rPr>
                  <w:rFonts w:eastAsia="Times New Roman" w:cs="Segoe UI"/>
                  <w:sz w:val="20"/>
                  <w:szCs w:val="20"/>
                </w:rPr>
                <w:t>H</w:t>
              </w:r>
            </w:ins>
            <w:r w:rsidRPr="005617D8">
              <w:rPr>
                <w:rFonts w:eastAsia="Times New Roman" w:cs="Segoe UI"/>
                <w:sz w:val="20"/>
                <w:szCs w:val="20"/>
              </w:rPr>
              <w:t xml:space="preserve"> using the example provided in the code.</w:t>
            </w:r>
            <w:ins w:id="240" w:author="Nikunj Patel" w:date="2016-03-09T20:09:00Z">
              <w:r w:rsidR="00B60FB0">
                <w:rPr>
                  <w:rFonts w:eastAsia="Times New Roman" w:cs="Segoe UI"/>
                  <w:sz w:val="20"/>
                  <w:szCs w:val="20"/>
                </w:rPr>
                <w:t xml:space="preserve"> Refer Appendix F while performing manual deployment.</w:t>
              </w:r>
            </w:ins>
          </w:p>
        </w:tc>
        <w:tc>
          <w:tcPr>
            <w:tcW w:w="462" w:type="pct"/>
          </w:tcPr>
          <w:p w14:paraId="1388C364" w14:textId="149530B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1285133B" w14:textId="77777777" w:rsidTr="009675DA">
        <w:tc>
          <w:tcPr>
            <w:tcW w:w="380" w:type="pct"/>
          </w:tcPr>
          <w:p w14:paraId="2E0327E8" w14:textId="164B50D3" w:rsidR="00F15494" w:rsidRPr="009675DA" w:rsidRDefault="00F15494" w:rsidP="009675DA">
            <w:pPr>
              <w:ind w:left="60"/>
              <w:rPr>
                <w:rFonts w:eastAsia="Times New Roman" w:cs="Segoe UI"/>
                <w:b/>
                <w:sz w:val="20"/>
                <w:szCs w:val="20"/>
              </w:rPr>
            </w:pPr>
            <w:r>
              <w:rPr>
                <w:rFonts w:eastAsia="Times New Roman" w:cs="Segoe UI"/>
                <w:b/>
                <w:sz w:val="20"/>
                <w:szCs w:val="20"/>
              </w:rPr>
              <w:t>Step 6</w:t>
            </w:r>
          </w:p>
        </w:tc>
        <w:tc>
          <w:tcPr>
            <w:tcW w:w="4158" w:type="pct"/>
          </w:tcPr>
          <w:p w14:paraId="4B0A5486" w14:textId="5BF0553F" w:rsidR="00F15494" w:rsidRPr="005617D8" w:rsidRDefault="00F15494" w:rsidP="00F15494">
            <w:pPr>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462" w:type="pct"/>
          </w:tcPr>
          <w:p w14:paraId="66597FB4" w14:textId="2FF8A5AB"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321A9C72" w14:textId="77777777" w:rsidTr="009675DA">
        <w:tc>
          <w:tcPr>
            <w:tcW w:w="380" w:type="pct"/>
          </w:tcPr>
          <w:p w14:paraId="17591B7E" w14:textId="514977F1" w:rsidR="00F15494" w:rsidRPr="009675DA" w:rsidRDefault="00F15494" w:rsidP="009675DA">
            <w:pPr>
              <w:ind w:left="60"/>
              <w:rPr>
                <w:rFonts w:eastAsia="Times New Roman" w:cs="Segoe UI"/>
                <w:b/>
                <w:sz w:val="20"/>
                <w:szCs w:val="20"/>
              </w:rPr>
            </w:pPr>
            <w:r>
              <w:rPr>
                <w:rFonts w:eastAsia="Times New Roman" w:cs="Segoe UI"/>
                <w:b/>
                <w:sz w:val="20"/>
                <w:szCs w:val="20"/>
              </w:rPr>
              <w:t>Step 7</w:t>
            </w:r>
          </w:p>
        </w:tc>
        <w:tc>
          <w:tcPr>
            <w:tcW w:w="4158" w:type="pct"/>
          </w:tcPr>
          <w:p w14:paraId="41EEF2EC" w14:textId="4A1EB6D6" w:rsidR="00F15494" w:rsidRPr="005617D8" w:rsidRDefault="00F15494" w:rsidP="00F15494">
            <w:pPr>
              <w:ind w:left="697"/>
              <w:rPr>
                <w:rFonts w:eastAsia="Times New Roman" w:cs="Segoe UI"/>
                <w:sz w:val="20"/>
                <w:szCs w:val="20"/>
              </w:rPr>
            </w:pPr>
            <w:r w:rsidRPr="005617D8">
              <w:rPr>
                <w:rFonts w:eastAsia="Times New Roman" w:cs="Segoe UI"/>
                <w:sz w:val="20"/>
                <w:szCs w:val="20"/>
              </w:rPr>
              <w:t>Publish the Microsoft.Legal.MatterCenter project in order to create a SharePoint app.</w:t>
            </w:r>
          </w:p>
          <w:p w14:paraId="4669705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Right click the Microsoft.Legal.MatterCenter project and click Publish…</w:t>
            </w:r>
          </w:p>
          <w:p w14:paraId="59D5B40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Click Package the add-in</w:t>
            </w:r>
          </w:p>
          <w:p w14:paraId="5412704D" w14:textId="77777777" w:rsidR="00F15494"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Visual Studio will create a file called Microsoft.Legal.MatterCenter.app at the bin/debug/app.publish/1.0.0.0 folder</w:t>
            </w:r>
          </w:p>
          <w:p w14:paraId="18A004C5" w14:textId="77777777" w:rsidR="00A82797" w:rsidRDefault="00A82797" w:rsidP="009675DA">
            <w:pPr>
              <w:rPr>
                <w:rFonts w:eastAsia="Times New Roman" w:cs="Segoe UI"/>
                <w:sz w:val="20"/>
                <w:szCs w:val="20"/>
              </w:rPr>
            </w:pPr>
          </w:p>
          <w:p w14:paraId="4DE3C29F" w14:textId="5350FE7F" w:rsidR="00A82797" w:rsidRPr="005617D8" w:rsidRDefault="001B67D0" w:rsidP="00A82797">
            <w:pPr>
              <w:ind w:left="697"/>
              <w:rPr>
                <w:rFonts w:eastAsia="Times New Roman" w:cs="Segoe UI"/>
                <w:sz w:val="20"/>
                <w:szCs w:val="20"/>
              </w:rPr>
            </w:pPr>
            <w:r>
              <w:rPr>
                <w:rFonts w:eastAsia="Times New Roman" w:cs="Segoe UI"/>
                <w:sz w:val="20"/>
                <w:szCs w:val="20"/>
              </w:rPr>
              <w:t>[</w:t>
            </w:r>
            <w:r w:rsidRPr="009675DA">
              <w:rPr>
                <w:rFonts w:eastAsia="Times New Roman" w:cs="Segoe UI"/>
                <w:b/>
                <w:sz w:val="20"/>
                <w:szCs w:val="20"/>
              </w:rPr>
              <w:t>Optional</w:t>
            </w:r>
            <w:r>
              <w:rPr>
                <w:rFonts w:eastAsia="Times New Roman" w:cs="Segoe UI"/>
                <w:sz w:val="20"/>
                <w:szCs w:val="20"/>
              </w:rPr>
              <w:t xml:space="preserve">] </w:t>
            </w:r>
            <w:r w:rsidR="00A82797" w:rsidRPr="005617D8">
              <w:rPr>
                <w:rFonts w:eastAsia="Times New Roman" w:cs="Segoe UI"/>
                <w:sz w:val="20"/>
                <w:szCs w:val="20"/>
              </w:rPr>
              <w:t xml:space="preserve">Publish the </w:t>
            </w:r>
            <w:r w:rsidR="00A82797" w:rsidRPr="00A82797">
              <w:rPr>
                <w:rFonts w:eastAsia="Times New Roman" w:cs="Segoe UI"/>
                <w:sz w:val="20"/>
                <w:szCs w:val="20"/>
              </w:rPr>
              <w:t>Microsoft.Legal.MatterCenter.OneDriveRibbon</w:t>
            </w:r>
            <w:r w:rsidR="00A82797" w:rsidRPr="005617D8">
              <w:rPr>
                <w:rFonts w:eastAsia="Times New Roman" w:cs="Segoe UI"/>
                <w:sz w:val="20"/>
                <w:szCs w:val="20"/>
              </w:rPr>
              <w:t xml:space="preserve"> project in order to create a SharePoint app.</w:t>
            </w:r>
          </w:p>
          <w:p w14:paraId="35AE2B6C" w14:textId="2EACD1C0" w:rsidR="00A82797" w:rsidRPr="005617D8"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Right click the </w:t>
            </w:r>
            <w:r w:rsidRPr="00A82797">
              <w:rPr>
                <w:rFonts w:eastAsia="Times New Roman" w:cs="Segoe UI"/>
                <w:sz w:val="20"/>
                <w:szCs w:val="20"/>
              </w:rPr>
              <w:t>Microsoft.Legal.MatterCenter.OneDriveRibbon</w:t>
            </w:r>
            <w:r w:rsidRPr="005617D8">
              <w:rPr>
                <w:rFonts w:eastAsia="Times New Roman" w:cs="Segoe UI"/>
                <w:sz w:val="20"/>
                <w:szCs w:val="20"/>
              </w:rPr>
              <w:t xml:space="preserve"> project and click Publish…</w:t>
            </w:r>
          </w:p>
          <w:p w14:paraId="75C4AA05" w14:textId="1C928B69" w:rsidR="00A82797" w:rsidRPr="005617D8" w:rsidRDefault="00825170" w:rsidP="009675DA">
            <w:pPr>
              <w:pStyle w:val="ListParagraph"/>
              <w:numPr>
                <w:ilvl w:val="0"/>
                <w:numId w:val="52"/>
              </w:numPr>
              <w:rPr>
                <w:rFonts w:eastAsia="Times New Roman" w:cs="Segoe UI"/>
                <w:sz w:val="20"/>
                <w:szCs w:val="20"/>
              </w:rPr>
            </w:pPr>
            <w:r>
              <w:rPr>
                <w:rFonts w:eastAsia="Times New Roman" w:cs="Segoe UI"/>
                <w:sz w:val="20"/>
                <w:szCs w:val="20"/>
              </w:rPr>
              <w:t>Click Package the add-in</w:t>
            </w:r>
          </w:p>
          <w:p w14:paraId="28A6BFA1" w14:textId="77777777" w:rsidR="004B538B"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Visual Studio will create a file called </w:t>
            </w:r>
            <w:r w:rsidRPr="00A82797">
              <w:rPr>
                <w:rFonts w:eastAsia="Times New Roman" w:cs="Segoe UI"/>
                <w:sz w:val="20"/>
                <w:szCs w:val="20"/>
              </w:rPr>
              <w:t>Microsoft.Legal.MatterCenter.OneDriveRibbon</w:t>
            </w:r>
            <w:r w:rsidRPr="005617D8">
              <w:rPr>
                <w:rFonts w:eastAsia="Times New Roman" w:cs="Segoe UI"/>
                <w:sz w:val="20"/>
                <w:szCs w:val="20"/>
              </w:rPr>
              <w:t>.app at the bin/debug/app.publish/1.0.0.0 folder</w:t>
            </w:r>
          </w:p>
          <w:p w14:paraId="444CB39E" w14:textId="04E4F7DB" w:rsidR="00A82797" w:rsidRPr="009675DA" w:rsidRDefault="00710FF7" w:rsidP="005533B0">
            <w:pPr>
              <w:pStyle w:val="ListParagraph"/>
              <w:rPr>
                <w:rFonts w:eastAsia="Times New Roman" w:cs="Segoe UI"/>
                <w:sz w:val="20"/>
                <w:szCs w:val="20"/>
              </w:rPr>
            </w:pPr>
            <w:r>
              <w:rPr>
                <w:rFonts w:eastAsia="Times New Roman" w:cs="Segoe UI"/>
                <w:sz w:val="20"/>
                <w:szCs w:val="20"/>
              </w:rPr>
              <w:br/>
            </w:r>
            <w:r w:rsidR="004B538B" w:rsidRPr="00497041">
              <w:rPr>
                <w:rFonts w:eastAsia="Times New Roman" w:cs="Segoe UI"/>
                <w:sz w:val="20"/>
                <w:szCs w:val="20"/>
              </w:rPr>
              <w:t xml:space="preserve">Create a folder called </w:t>
            </w:r>
            <w:r w:rsidR="004B538B" w:rsidRPr="00C017D2">
              <w:rPr>
                <w:rFonts w:eastAsia="Times New Roman" w:cs="Segoe UI"/>
                <w:b/>
                <w:sz w:val="20"/>
                <w:szCs w:val="20"/>
              </w:rPr>
              <w:t>SharePoint App</w:t>
            </w:r>
            <w:r w:rsidR="004B538B" w:rsidRPr="00497041">
              <w:rPr>
                <w:rFonts w:eastAsia="Times New Roman" w:cs="Segoe UI"/>
                <w:sz w:val="20"/>
                <w:szCs w:val="20"/>
              </w:rPr>
              <w:t xml:space="preserve"> </w:t>
            </w:r>
            <w:r w:rsidR="004B538B">
              <w:rPr>
                <w:rFonts w:eastAsia="Times New Roman" w:cs="Segoe UI"/>
                <w:sz w:val="20"/>
                <w:szCs w:val="20"/>
              </w:rPr>
              <w:t xml:space="preserve">under </w:t>
            </w:r>
            <w:r w:rsidR="004B538B" w:rsidRPr="00C017D2">
              <w:rPr>
                <w:rFonts w:cs="Segoe UI"/>
                <w:b/>
                <w:sz w:val="20"/>
                <w:szCs w:val="20"/>
              </w:rPr>
              <w:t>deployments</w:t>
            </w:r>
            <w:r w:rsidR="004B538B">
              <w:rPr>
                <w:rFonts w:eastAsia="Times New Roman" w:cs="Segoe UI"/>
                <w:sz w:val="20"/>
                <w:szCs w:val="20"/>
              </w:rPr>
              <w:t xml:space="preserve"> folder </w:t>
            </w:r>
            <w:r w:rsidR="004B538B" w:rsidRPr="00497041">
              <w:rPr>
                <w:rFonts w:eastAsia="Times New Roman" w:cs="Segoe UI"/>
                <w:sz w:val="20"/>
                <w:szCs w:val="20"/>
              </w:rPr>
              <w:t>and copy both app files created to the newly created folder</w:t>
            </w:r>
          </w:p>
        </w:tc>
        <w:tc>
          <w:tcPr>
            <w:tcW w:w="462" w:type="pct"/>
          </w:tcPr>
          <w:p w14:paraId="4D939727" w14:textId="073B7258"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A24F040" w14:textId="77777777" w:rsidTr="009675DA">
        <w:tc>
          <w:tcPr>
            <w:tcW w:w="380" w:type="pct"/>
          </w:tcPr>
          <w:p w14:paraId="69B7EFBA" w14:textId="7618BA3B" w:rsidR="00F15494" w:rsidRPr="009675DA" w:rsidRDefault="00F15494" w:rsidP="009675DA">
            <w:pPr>
              <w:ind w:left="60"/>
              <w:rPr>
                <w:rFonts w:eastAsia="Times New Roman" w:cs="Segoe UI"/>
                <w:b/>
                <w:sz w:val="20"/>
                <w:szCs w:val="20"/>
              </w:rPr>
            </w:pPr>
            <w:r>
              <w:rPr>
                <w:rFonts w:eastAsia="Times New Roman" w:cs="Segoe UI"/>
                <w:b/>
                <w:sz w:val="20"/>
                <w:szCs w:val="20"/>
              </w:rPr>
              <w:t>Step 8</w:t>
            </w:r>
          </w:p>
        </w:tc>
        <w:tc>
          <w:tcPr>
            <w:tcW w:w="4158" w:type="pct"/>
          </w:tcPr>
          <w:p w14:paraId="35B00355" w14:textId="56981E32" w:rsidR="00F15494" w:rsidRDefault="00F15494" w:rsidP="00F15494">
            <w:pPr>
              <w:ind w:left="697"/>
              <w:rPr>
                <w:rFonts w:eastAsia="Times New Roman" w:cs="Segoe UI"/>
                <w:sz w:val="20"/>
                <w:szCs w:val="20"/>
              </w:rPr>
            </w:pPr>
            <w:r w:rsidRPr="005617D8">
              <w:rPr>
                <w:rFonts w:eastAsia="Times New Roman" w:cs="Segoe UI"/>
                <w:sz w:val="20"/>
                <w:szCs w:val="20"/>
              </w:rPr>
              <w:t>Copy and create the following structure in the deployment</w:t>
            </w:r>
            <w:r w:rsidR="008F4D6E">
              <w:rPr>
                <w:rFonts w:eastAsia="Times New Roman" w:cs="Segoe UI"/>
                <w:sz w:val="20"/>
                <w:szCs w:val="20"/>
              </w:rPr>
              <w:t>s</w:t>
            </w:r>
            <w:r w:rsidRPr="005617D8">
              <w:rPr>
                <w:rFonts w:eastAsia="Times New Roman" w:cs="Segoe UI"/>
                <w:sz w:val="20"/>
                <w:szCs w:val="20"/>
              </w:rPr>
              <w:t xml:space="preserve"> folder under the src folder:</w:t>
            </w:r>
          </w:p>
          <w:p w14:paraId="2BDFDB4F" w14:textId="30F0EC4F"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Create </w:t>
            </w:r>
            <w:r w:rsidRPr="005533B0">
              <w:rPr>
                <w:rFonts w:eastAsia="Times New Roman" w:cs="Segoe UI"/>
                <w:b/>
                <w:sz w:val="20"/>
                <w:szCs w:val="20"/>
              </w:rPr>
              <w:t>Service Publish</w:t>
            </w:r>
            <w:r w:rsidRPr="005533B0">
              <w:rPr>
                <w:rFonts w:eastAsia="Times New Roman" w:cs="Segoe UI"/>
                <w:sz w:val="20"/>
                <w:szCs w:val="20"/>
              </w:rPr>
              <w:t xml:space="preserve"> and </w:t>
            </w:r>
            <w:r w:rsidRPr="005533B0">
              <w:rPr>
                <w:rFonts w:eastAsia="Times New Roman" w:cs="Segoe UI"/>
                <w:b/>
                <w:sz w:val="20"/>
                <w:szCs w:val="20"/>
              </w:rPr>
              <w:t>Web Publish</w:t>
            </w:r>
            <w:r w:rsidRPr="005533B0">
              <w:rPr>
                <w:rFonts w:eastAsia="Times New Roman" w:cs="Segoe UI"/>
                <w:sz w:val="20"/>
                <w:szCs w:val="20"/>
              </w:rPr>
              <w:t xml:space="preserve"> folder under </w:t>
            </w:r>
            <w:r w:rsidRPr="005533B0">
              <w:rPr>
                <w:rFonts w:eastAsia="Times New Roman" w:cs="Segoe UI"/>
                <w:b/>
                <w:sz w:val="20"/>
                <w:szCs w:val="20"/>
              </w:rPr>
              <w:t>deployments</w:t>
            </w:r>
            <w:r w:rsidRPr="005533B0">
              <w:rPr>
                <w:rFonts w:eastAsia="Times New Roman" w:cs="Segoe UI"/>
                <w:sz w:val="20"/>
                <w:szCs w:val="20"/>
              </w:rPr>
              <w:t xml:space="preserve"> folder</w:t>
            </w:r>
          </w:p>
          <w:p w14:paraId="2B36F242" w14:textId="166BBE32" w:rsidR="004D6470" w:rsidRPr="005533B0" w:rsidRDefault="004D6470"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Right click on </w:t>
            </w:r>
            <w:r w:rsidRPr="00373D04">
              <w:rPr>
                <w:rFonts w:eastAsia="Times New Roman" w:cs="Segoe UI"/>
                <w:sz w:val="20"/>
                <w:szCs w:val="20"/>
              </w:rPr>
              <w:t>Microsoft.Legal.MatterCenter.ProvideService</w:t>
            </w:r>
            <w:r w:rsidRPr="005533B0">
              <w:rPr>
                <w:rFonts w:eastAsia="Times New Roman" w:cs="Segoe UI"/>
                <w:sz w:val="20"/>
                <w:szCs w:val="20"/>
              </w:rPr>
              <w:t xml:space="preserve"> project and select publish option</w:t>
            </w:r>
          </w:p>
          <w:p w14:paraId="3E6C419B" w14:textId="0E97C714" w:rsidR="004D6470"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lastRenderedPageBreak/>
              <w:t>Select custom publish target under the Profile tab</w:t>
            </w:r>
          </w:p>
          <w:p w14:paraId="6FBD13B1" w14:textId="2FB4203F"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Enter appropriate profile name</w:t>
            </w:r>
          </w:p>
          <w:p w14:paraId="2C45EDCD" w14:textId="291C480B"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Select Publish method as file system</w:t>
            </w:r>
          </w:p>
          <w:p w14:paraId="3D048C56" w14:textId="5F3BBD36"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Enter path of </w:t>
            </w:r>
            <w:r w:rsidRPr="005533B0">
              <w:rPr>
                <w:rFonts w:eastAsia="Times New Roman" w:cs="Segoe UI"/>
                <w:b/>
                <w:sz w:val="20"/>
                <w:szCs w:val="20"/>
              </w:rPr>
              <w:t>Service publish</w:t>
            </w:r>
            <w:r w:rsidRPr="005533B0">
              <w:rPr>
                <w:rFonts w:eastAsia="Times New Roman" w:cs="Segoe UI"/>
                <w:sz w:val="20"/>
                <w:szCs w:val="20"/>
              </w:rPr>
              <w:t xml:space="preserve"> folder in target location</w:t>
            </w:r>
          </w:p>
          <w:p w14:paraId="0D7C3123" w14:textId="4B241871"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Click on Publish button</w:t>
            </w:r>
          </w:p>
          <w:p w14:paraId="3A1F2E3E" w14:textId="0E1411A5"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Follow above steps to create build for </w:t>
            </w:r>
            <w:r w:rsidR="00373D04" w:rsidRPr="00A31364">
              <w:rPr>
                <w:rFonts w:eastAsia="Times New Roman" w:cs="Segoe UI"/>
                <w:sz w:val="20"/>
                <w:szCs w:val="20"/>
              </w:rPr>
              <w:t>Microsoft.Lega</w:t>
            </w:r>
            <w:r w:rsidR="00373D04">
              <w:rPr>
                <w:rFonts w:eastAsia="Times New Roman" w:cs="Segoe UI"/>
                <w:sz w:val="20"/>
                <w:szCs w:val="20"/>
              </w:rPr>
              <w:t xml:space="preserve">l.MatterCenter.SharePointAppWeb. Use </w:t>
            </w:r>
            <w:r w:rsidR="00373D04" w:rsidRPr="005533B0">
              <w:rPr>
                <w:rFonts w:eastAsia="Times New Roman" w:cs="Segoe UI"/>
                <w:b/>
                <w:sz w:val="20"/>
                <w:szCs w:val="20"/>
              </w:rPr>
              <w:t>Web Publish</w:t>
            </w:r>
            <w:r w:rsidR="00373D04">
              <w:rPr>
                <w:rFonts w:eastAsia="Times New Roman" w:cs="Segoe UI"/>
                <w:sz w:val="20"/>
                <w:szCs w:val="20"/>
              </w:rPr>
              <w:t xml:space="preserve"> folder as target location. </w:t>
            </w:r>
          </w:p>
          <w:p w14:paraId="27243053" w14:textId="77777777" w:rsidR="00F15494" w:rsidRPr="005617D8" w:rsidRDefault="00F15494" w:rsidP="005533B0">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E4100C">
              <w:rPr>
                <w:rFonts w:eastAsia="Times New Roman" w:cs="Segoe UI"/>
                <w:b/>
                <w:sz w:val="20"/>
                <w:szCs w:val="20"/>
                <w:rPrChange w:id="241" w:author="Nikunj Patel" w:date="2016-03-09T20:10:00Z">
                  <w:rPr>
                    <w:rFonts w:eastAsia="Times New Roman" w:cs="Segoe UI"/>
                    <w:sz w:val="20"/>
                    <w:szCs w:val="20"/>
                  </w:rPr>
                </w:rPrChange>
              </w:rPr>
              <w:t>Exchange App</w:t>
            </w:r>
            <w:r w:rsidRPr="005617D8">
              <w:rPr>
                <w:rFonts w:eastAsia="Times New Roman" w:cs="Segoe UI"/>
                <w:sz w:val="20"/>
                <w:szCs w:val="20"/>
              </w:rPr>
              <w:t xml:space="preserve"> and copy the Microsoft.Legal.MatterCenter_Outlook.xml file from the Microsoft.Legal.MatterCenter_Outlook\Microsoft.Legal.MatterCenter_OutlookManifest folder to the newly created folder</w:t>
            </w:r>
          </w:p>
          <w:p w14:paraId="2DDE5897" w14:textId="77E48D94" w:rsidR="00F15494" w:rsidRPr="005617D8" w:rsidRDefault="00F15494" w:rsidP="005533B0">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E4100C">
              <w:rPr>
                <w:rFonts w:eastAsia="Times New Roman" w:cs="Segoe UI"/>
                <w:b/>
                <w:sz w:val="20"/>
                <w:szCs w:val="20"/>
                <w:rPrChange w:id="242" w:author="Nikunj Patel" w:date="2016-03-09T20:10:00Z">
                  <w:rPr>
                    <w:rFonts w:eastAsia="Times New Roman" w:cs="Segoe UI"/>
                    <w:sz w:val="20"/>
                    <w:szCs w:val="20"/>
                  </w:rPr>
                </w:rPrChange>
              </w:rPr>
              <w:t>Office App</w:t>
            </w:r>
            <w:r w:rsidRPr="005617D8">
              <w:rPr>
                <w:rFonts w:eastAsia="Times New Roman" w:cs="Segoe UI"/>
                <w:sz w:val="20"/>
                <w:szCs w:val="20"/>
              </w:rPr>
              <w:t xml:space="preserve"> and copy the Microsoft.Legal.MatterCenter_OfficeManifest.xml file from the Microsoft.Legal.MatterCenter_Office\Microsoft.Legal.MatterCenter_OfficeManifest folder to the newly created folder</w:t>
            </w:r>
          </w:p>
          <w:p w14:paraId="5E66A7E7" w14:textId="6B1CEB78" w:rsidR="008001A7" w:rsidRPr="005533B0" w:rsidRDefault="00F15494" w:rsidP="005533B0">
            <w:pPr>
              <w:pStyle w:val="ListParagraph"/>
              <w:numPr>
                <w:ilvl w:val="0"/>
                <w:numId w:val="55"/>
              </w:numPr>
              <w:ind w:left="697"/>
              <w:rPr>
                <w:rFonts w:eastAsia="Times New Roman" w:cs="Segoe UI"/>
                <w:sz w:val="20"/>
                <w:szCs w:val="20"/>
              </w:rPr>
            </w:pPr>
            <w:r w:rsidRPr="005617D8">
              <w:rPr>
                <w:rFonts w:eastAsia="Times New Roman" w:cs="Segoe UI"/>
                <w:sz w:val="20"/>
                <w:szCs w:val="20"/>
              </w:rPr>
              <w:t>Create a folder called SharePoint App and copy the file</w:t>
            </w:r>
            <w:r w:rsidR="00175AE7">
              <w:rPr>
                <w:rFonts w:eastAsia="Times New Roman" w:cs="Segoe UI"/>
                <w:sz w:val="20"/>
                <w:szCs w:val="20"/>
              </w:rPr>
              <w:t>(s)</w:t>
            </w:r>
            <w:r w:rsidRPr="005617D8">
              <w:rPr>
                <w:rFonts w:eastAsia="Times New Roman" w:cs="Segoe UI"/>
                <w:sz w:val="20"/>
                <w:szCs w:val="20"/>
              </w:rPr>
              <w:t xml:space="preserve"> created in Step 7 to the newly created folder</w:t>
            </w:r>
          </w:p>
          <w:p w14:paraId="3B79B845" w14:textId="5401A6BE" w:rsidR="008001A7" w:rsidRPr="005533B0" w:rsidRDefault="008001A7" w:rsidP="005533B0">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8001A7" w:rsidRPr="005533B0" w:rsidRDefault="008001A7" w:rsidP="005533B0">
            <w:pPr>
              <w:pStyle w:val="ListParagraph"/>
              <w:numPr>
                <w:ilvl w:val="1"/>
                <w:numId w:val="55"/>
              </w:numPr>
              <w:rPr>
                <w:rFonts w:eastAsia="Times New Roman" w:cs="Segoe UI"/>
                <w:sz w:val="20"/>
                <w:szCs w:val="20"/>
              </w:rPr>
            </w:pPr>
            <w:r w:rsidRPr="005533B0">
              <w:rPr>
                <w:rFonts w:eastAsia="Times New Roman" w:cs="Segoe UI"/>
                <w:sz w:val="20"/>
                <w:szCs w:val="20"/>
              </w:rPr>
              <w:t>Navigate to src\Helper Utilities and open Helper Utilities solution in Visual Studio and build the solution</w:t>
            </w:r>
          </w:p>
          <w:p w14:paraId="26049AB2" w14:textId="3CC08B76" w:rsidR="008001A7" w:rsidRPr="005533B0" w:rsidRDefault="008001A7" w:rsidP="005533B0">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p>
        </w:tc>
        <w:tc>
          <w:tcPr>
            <w:tcW w:w="462" w:type="pct"/>
          </w:tcPr>
          <w:p w14:paraId="19AF6E3E" w14:textId="0EEAD50D"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07498730" w14:textId="77777777" w:rsidTr="009675DA">
        <w:tc>
          <w:tcPr>
            <w:tcW w:w="380" w:type="pct"/>
          </w:tcPr>
          <w:p w14:paraId="28292589" w14:textId="1D9199DC" w:rsidR="00F15494" w:rsidRPr="009675DA" w:rsidRDefault="00F15494" w:rsidP="009675DA">
            <w:pPr>
              <w:ind w:left="60"/>
              <w:rPr>
                <w:rFonts w:eastAsia="Times New Roman" w:cs="Segoe UI"/>
                <w:b/>
                <w:sz w:val="20"/>
                <w:szCs w:val="20"/>
              </w:rPr>
            </w:pPr>
            <w:r>
              <w:rPr>
                <w:rFonts w:eastAsia="Times New Roman" w:cs="Segoe UI"/>
                <w:b/>
                <w:sz w:val="20"/>
                <w:szCs w:val="20"/>
              </w:rPr>
              <w:lastRenderedPageBreak/>
              <w:t>Step 9</w:t>
            </w:r>
          </w:p>
        </w:tc>
        <w:tc>
          <w:tcPr>
            <w:tcW w:w="4158" w:type="pct"/>
          </w:tcPr>
          <w:p w14:paraId="3F972AF1" w14:textId="5074B3F9" w:rsidR="00F15494" w:rsidRPr="005617D8" w:rsidRDefault="00F15494" w:rsidP="00F15494">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F15494" w:rsidRPr="005617D8" w:rsidRDefault="00F15494" w:rsidP="00F15494">
            <w:pPr>
              <w:ind w:left="697"/>
              <w:rPr>
                <w:rFonts w:cs="Segoe UI"/>
                <w:sz w:val="20"/>
                <w:szCs w:val="20"/>
              </w:rPr>
            </w:pPr>
            <w:r w:rsidRPr="005617D8">
              <w:rPr>
                <w:rFonts w:cs="Segoe UI"/>
                <w:b/>
                <w:sz w:val="20"/>
                <w:szCs w:val="20"/>
              </w:rPr>
              <w:t>Location:</w:t>
            </w:r>
            <w:r w:rsidRPr="005617D8">
              <w:rPr>
                <w:rFonts w:cs="Segoe UI"/>
                <w:sz w:val="20"/>
                <w:szCs w:val="20"/>
              </w:rPr>
              <w:t xml:space="preserve"> src/deployment</w:t>
            </w:r>
            <w:r w:rsidR="00A44EAF">
              <w:rPr>
                <w:rFonts w:cs="Segoe UI"/>
                <w:sz w:val="20"/>
                <w:szCs w:val="20"/>
              </w:rPr>
              <w:t>s</w:t>
            </w:r>
            <w:r w:rsidRPr="005617D8">
              <w:rPr>
                <w:rFonts w:cs="Segoe UI"/>
                <w:sz w:val="20"/>
                <w:szCs w:val="20"/>
              </w:rPr>
              <w:t>/MCDeploymentConfig.xlsx</w:t>
            </w:r>
          </w:p>
          <w:p w14:paraId="6B85418D" w14:textId="7C96DF96" w:rsidR="00F15494" w:rsidRPr="005617D8" w:rsidRDefault="00F15494" w:rsidP="00F15494">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F15494" w:rsidRPr="005617D8" w:rsidRDefault="00F15494" w:rsidP="00F15494">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F15494" w:rsidRPr="005617D8"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77777777" w:rsidR="00F15494"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Update the cloud storage connection string with the value formulated in Step 1</w:t>
            </w:r>
          </w:p>
          <w:p w14:paraId="7EA417E4" w14:textId="34A9533E" w:rsidR="00A27AFF" w:rsidRPr="00497041" w:rsidRDefault="00A27AFF" w:rsidP="00497041">
            <w:pPr>
              <w:pStyle w:val="ListParagraph"/>
              <w:numPr>
                <w:ilvl w:val="0"/>
                <w:numId w:val="11"/>
              </w:numPr>
              <w:ind w:left="697"/>
              <w:rPr>
                <w:rFonts w:cs="Segoe UI"/>
                <w:sz w:val="20"/>
                <w:szCs w:val="20"/>
              </w:rPr>
            </w:pPr>
            <w:r w:rsidRPr="00497041">
              <w:rPr>
                <w:rFonts w:eastAsia="Times New Roman" w:cs="Segoe UI"/>
                <w:sz w:val="20"/>
                <w:szCs w:val="20"/>
              </w:rPr>
              <w:t>AzureWebsiteName and AzureWebServiceName should just contain the domain name and not an URL.</w:t>
            </w:r>
          </w:p>
          <w:p w14:paraId="69108CC9" w14:textId="31BC1E7C" w:rsidR="00A27AFF" w:rsidRPr="00497041" w:rsidRDefault="009B4C55">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00A27AFF" w:rsidRPr="00497041">
              <w:rPr>
                <w:rFonts w:eastAsia="Times New Roman" w:cs="Segoe UI"/>
                <w:sz w:val="20"/>
                <w:szCs w:val="20"/>
              </w:rPr>
              <w:t>lose excel sheet after updating. Otherwise deployment script will fail to read excel sheet.</w:t>
            </w:r>
          </w:p>
        </w:tc>
        <w:tc>
          <w:tcPr>
            <w:tcW w:w="462" w:type="pct"/>
          </w:tcPr>
          <w:p w14:paraId="3AF5EB1D"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C9AF5CE" w14:textId="77777777" w:rsidTr="009675DA">
        <w:tc>
          <w:tcPr>
            <w:tcW w:w="380" w:type="pct"/>
          </w:tcPr>
          <w:p w14:paraId="6A166CB6" w14:textId="5BA053EC" w:rsidR="00F15494" w:rsidRPr="00F15494" w:rsidRDefault="00F15494" w:rsidP="009675DA">
            <w:pPr>
              <w:ind w:left="60"/>
              <w:rPr>
                <w:rFonts w:eastAsia="Times New Roman" w:cs="Segoe UI"/>
                <w:b/>
                <w:sz w:val="20"/>
                <w:szCs w:val="20"/>
              </w:rPr>
            </w:pPr>
            <w:r>
              <w:rPr>
                <w:rFonts w:eastAsia="Times New Roman" w:cs="Segoe UI"/>
                <w:b/>
                <w:sz w:val="20"/>
                <w:szCs w:val="20"/>
              </w:rPr>
              <w:t>Step 10</w:t>
            </w:r>
          </w:p>
        </w:tc>
        <w:tc>
          <w:tcPr>
            <w:tcW w:w="4158" w:type="pct"/>
            <w:hideMark/>
          </w:tcPr>
          <w:p w14:paraId="05B6AFE6" w14:textId="4D91B696" w:rsidR="00F15494" w:rsidRPr="005617D8" w:rsidRDefault="00F15494" w:rsidP="00F15494">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F15494" w:rsidRPr="005617D8" w:rsidRDefault="00F15494" w:rsidP="00F15494">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sidR="00A44EAF">
              <w:rPr>
                <w:rFonts w:cs="Segoe UI"/>
                <w:sz w:val="20"/>
                <w:szCs w:val="20"/>
              </w:rPr>
              <w:t>s</w:t>
            </w:r>
            <w:r w:rsidRPr="005617D8">
              <w:rPr>
                <w:rFonts w:cs="Segoe UI"/>
                <w:sz w:val="20"/>
                <w:szCs w:val="20"/>
              </w:rPr>
              <w:t>/Scripts/Deploy.ps1</w:t>
            </w:r>
          </w:p>
          <w:p w14:paraId="4C86C260" w14:textId="68F746C0" w:rsidR="00F15494" w:rsidRDefault="00F15494" w:rsidP="00F15494">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F15494" w:rsidRPr="005617D8" w:rsidRDefault="00F15494" w:rsidP="00F15494">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F15494"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F15494" w:rsidRPr="005617D8" w:rsidRDefault="00F15494" w:rsidP="00DC1105">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F15494" w:rsidRPr="005617D8" w:rsidRDefault="00F15494" w:rsidP="00DC1105">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F15494"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4242EAFC"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F15494"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24C086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F15494"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4F51287"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F15494"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8B887D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sidR="0003019E">
                    <w:rPr>
                      <w:rFonts w:eastAsia="Times New Roman" w:cs="Segoe UI"/>
                      <w:sz w:val="20"/>
                      <w:szCs w:val="20"/>
                    </w:rPr>
                    <w:t>AO</w:t>
                  </w:r>
                  <w:r w:rsidRPr="005617D8">
                    <w:rPr>
                      <w:rFonts w:eastAsia="Times New Roman" w:cs="Segoe UI"/>
                      <w:sz w:val="20"/>
                      <w:szCs w:val="20"/>
                    </w:rPr>
                    <w:t>L</w:t>
                  </w:r>
                </w:p>
                <w:p w14:paraId="4B7F8CF7" w14:textId="77777777"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F15494" w:rsidRPr="005617D8" w:rsidRDefault="00F15494" w:rsidP="009675DA">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F15494"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F9D8C2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Create site columns (predefined site columns are required for apps)</w:t>
                  </w:r>
                </w:p>
                <w:p w14:paraId="4AEE4C08"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F15494"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0CB1BD5"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F15494"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281F37F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configurations in web.config for Service and UI build</w:t>
                  </w:r>
                </w:p>
              </w:tc>
            </w:tr>
            <w:tr w:rsidR="00F15494"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6F4A672" w14:textId="73A9BCE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F15494"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7A6615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Encrypt the appSettings section in web.config files</w:t>
                  </w:r>
                </w:p>
              </w:tc>
            </w:tr>
            <w:tr w:rsidR="00F15494"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A6775DF" w14:textId="1CB7A0A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F15494"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26C0924" w14:textId="14E2DF03"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F15494"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CEF996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F15494"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CCD202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F15494"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13879DA3" w14:textId="29933AEF"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F15494"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0D1ED90" w14:textId="27C53E70"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F15494"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6D086C9" w14:textId="0C9E2F2E"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F15494"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5D8E6D57" w14:textId="3913472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sidR="00D60D18">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F15494" w:rsidRPr="005617D8" w:rsidRDefault="00F15494" w:rsidP="00F15494">
            <w:pPr>
              <w:ind w:left="697"/>
              <w:rPr>
                <w:rFonts w:eastAsia="Times New Roman" w:cs="Segoe UI"/>
                <w:sz w:val="20"/>
                <w:szCs w:val="20"/>
              </w:rPr>
            </w:pPr>
          </w:p>
        </w:tc>
        <w:tc>
          <w:tcPr>
            <w:tcW w:w="462" w:type="pct"/>
            <w:hideMark/>
          </w:tcPr>
          <w:p w14:paraId="0806814C" w14:textId="77777777"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Automated</w:t>
            </w:r>
          </w:p>
        </w:tc>
      </w:tr>
      <w:tr w:rsidR="00F15494" w:rsidRPr="005617D8" w14:paraId="151D5C7D" w14:textId="77777777" w:rsidTr="009675DA">
        <w:trPr>
          <w:trHeight w:val="602"/>
        </w:trPr>
        <w:tc>
          <w:tcPr>
            <w:tcW w:w="380" w:type="pct"/>
          </w:tcPr>
          <w:p w14:paraId="5BA70CD0" w14:textId="01D5947A" w:rsidR="00F15494" w:rsidRPr="009675DA" w:rsidRDefault="00F15494" w:rsidP="009675DA">
            <w:pPr>
              <w:tabs>
                <w:tab w:val="left" w:pos="2400"/>
              </w:tabs>
              <w:ind w:left="60"/>
              <w:rPr>
                <w:rFonts w:eastAsia="Times New Roman" w:cs="Segoe UI"/>
                <w:b/>
                <w:sz w:val="20"/>
                <w:szCs w:val="20"/>
              </w:rPr>
            </w:pPr>
            <w:r>
              <w:rPr>
                <w:rFonts w:eastAsia="Times New Roman" w:cs="Segoe UI"/>
                <w:b/>
                <w:sz w:val="20"/>
                <w:szCs w:val="20"/>
              </w:rPr>
              <w:lastRenderedPageBreak/>
              <w:t>Step 11</w:t>
            </w:r>
          </w:p>
        </w:tc>
        <w:tc>
          <w:tcPr>
            <w:tcW w:w="4158" w:type="pct"/>
          </w:tcPr>
          <w:p w14:paraId="7A3C4054" w14:textId="7955623F" w:rsidR="00F15494" w:rsidRPr="005617D8" w:rsidRDefault="00F15494" w:rsidP="00F15494">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747CCC9A" w:rsidR="00F15494" w:rsidRPr="005617D8" w:rsidRDefault="00F15494" w:rsidP="00F15494">
            <w:pPr>
              <w:tabs>
                <w:tab w:val="left" w:pos="2400"/>
              </w:tabs>
              <w:ind w:left="697"/>
              <w:rPr>
                <w:rFonts w:cs="Segoe UI"/>
                <w:b/>
                <w:sz w:val="20"/>
                <w:szCs w:val="20"/>
              </w:rPr>
            </w:pPr>
            <w:r w:rsidRPr="005617D8">
              <w:rPr>
                <w:rFonts w:eastAsia="Times New Roman" w:cs="Segoe UI"/>
                <w:sz w:val="20"/>
                <w:szCs w:val="20"/>
              </w:rPr>
              <w:t>To know how to publish content types, refer to Appendix C</w:t>
            </w:r>
          </w:p>
        </w:tc>
        <w:tc>
          <w:tcPr>
            <w:tcW w:w="462" w:type="pct"/>
          </w:tcPr>
          <w:p w14:paraId="18371B41"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F0CD679" w14:textId="77777777" w:rsidTr="009675DA">
        <w:tc>
          <w:tcPr>
            <w:tcW w:w="380" w:type="pct"/>
          </w:tcPr>
          <w:p w14:paraId="40AE8029" w14:textId="3078C103"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12</w:t>
            </w:r>
          </w:p>
        </w:tc>
        <w:tc>
          <w:tcPr>
            <w:tcW w:w="4158" w:type="pct"/>
          </w:tcPr>
          <w:p w14:paraId="6319003C" w14:textId="32A36034" w:rsidR="00F15494" w:rsidRDefault="00F15494" w:rsidP="00F15494">
            <w:pPr>
              <w:ind w:left="697"/>
              <w:rPr>
                <w:rFonts w:eastAsia="Times New Roman" w:cs="Segoe UI"/>
                <w:b/>
                <w:sz w:val="20"/>
                <w:szCs w:val="20"/>
              </w:rPr>
            </w:pPr>
            <w:r w:rsidRPr="005617D8">
              <w:rPr>
                <w:rFonts w:eastAsia="Times New Roman" w:cs="Segoe UI"/>
                <w:b/>
                <w:sz w:val="20"/>
                <w:szCs w:val="20"/>
              </w:rPr>
              <w:t>Trust the SharePoint App</w:t>
            </w:r>
          </w:p>
          <w:p w14:paraId="56291FCD" w14:textId="77777777" w:rsidR="00F15494" w:rsidRPr="005617D8" w:rsidRDefault="00F15494" w:rsidP="00F15494">
            <w:pPr>
              <w:ind w:left="697"/>
              <w:rPr>
                <w:rFonts w:eastAsia="Times New Roman" w:cs="Segoe UI"/>
                <w:b/>
                <w:sz w:val="20"/>
                <w:szCs w:val="20"/>
              </w:rPr>
            </w:pPr>
          </w:p>
          <w:p w14:paraId="512AEE57"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Navigate to site collection where Matter Center App is deployed</w:t>
            </w:r>
          </w:p>
          <w:p w14:paraId="770652B3"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ellipsis next to apps and then click “PERMISSIONS”</w:t>
            </w:r>
          </w:p>
          <w:p w14:paraId="489F87BA" w14:textId="77777777" w:rsidR="00F15494" w:rsidRPr="005617D8" w:rsidRDefault="00F15494" w:rsidP="00F15494">
            <w:pPr>
              <w:pStyle w:val="ListParagraph"/>
              <w:ind w:left="697" w:right="120"/>
              <w:textAlignment w:val="center"/>
              <w:rPr>
                <w:rFonts w:eastAsia="Times New Roman" w:cs="Segoe UI"/>
                <w:sz w:val="20"/>
                <w:szCs w:val="20"/>
              </w:rPr>
            </w:pPr>
          </w:p>
          <w:p w14:paraId="2B26B739"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drawing>
                <wp:inline distT="0" distB="0" distL="0" distR="0" wp14:anchorId="5891224A" wp14:editId="2B10322B">
                  <wp:extent cx="4143752" cy="2428875"/>
                  <wp:effectExtent l="133350" t="133350" r="142875"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8821" cy="2437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4FD895"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"here" to trust the app</w:t>
            </w:r>
          </w:p>
          <w:p w14:paraId="1D347B90"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lastRenderedPageBreak/>
              <w:drawing>
                <wp:inline distT="0" distB="0" distL="0" distR="0" wp14:anchorId="0E716DEB" wp14:editId="5596B76F">
                  <wp:extent cx="4185184" cy="1885950"/>
                  <wp:effectExtent l="133350" t="114300" r="12065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7153" cy="189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0174F5F8"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r w:rsidR="00F15494" w:rsidRPr="005617D8" w14:paraId="201E0680" w14:textId="77777777" w:rsidTr="009675DA">
        <w:trPr>
          <w:trHeight w:val="5120"/>
        </w:trPr>
        <w:tc>
          <w:tcPr>
            <w:tcW w:w="380" w:type="pct"/>
          </w:tcPr>
          <w:p w14:paraId="5E96975E" w14:textId="1788FF4F"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13</w:t>
            </w:r>
          </w:p>
        </w:tc>
        <w:tc>
          <w:tcPr>
            <w:tcW w:w="4158" w:type="pct"/>
          </w:tcPr>
          <w:p w14:paraId="7A7A76DA" w14:textId="01777380" w:rsidR="00F15494" w:rsidRPr="005617D8" w:rsidRDefault="00F15494" w:rsidP="00F15494">
            <w:pPr>
              <w:ind w:left="697"/>
              <w:rPr>
                <w:rFonts w:eastAsia="Times New Roman" w:cs="Segoe UI"/>
                <w:b/>
                <w:sz w:val="20"/>
                <w:szCs w:val="20"/>
              </w:rPr>
            </w:pPr>
            <w:r w:rsidRPr="005617D8">
              <w:rPr>
                <w:rFonts w:eastAsia="Times New Roman" w:cs="Segoe UI"/>
                <w:b/>
                <w:sz w:val="20"/>
                <w:szCs w:val="20"/>
              </w:rPr>
              <w:t>Install Matter Center app to all site collection across Tenant</w:t>
            </w:r>
          </w:p>
          <w:p w14:paraId="472E7AA3" w14:textId="77777777" w:rsidR="00F15494" w:rsidRPr="005617D8" w:rsidRDefault="00F15494" w:rsidP="00F15494">
            <w:pPr>
              <w:ind w:left="697"/>
              <w:rPr>
                <w:rFonts w:eastAsia="Times New Roman" w:cs="Segoe UI"/>
                <w:b/>
                <w:sz w:val="20"/>
                <w:szCs w:val="20"/>
              </w:rPr>
            </w:pPr>
          </w:p>
          <w:p w14:paraId="5D23995A"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Verify if the app is installed successfully</w:t>
            </w:r>
          </w:p>
          <w:p w14:paraId="39BEFF3E"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Click on ellipsis next to apps and then click 'Deployment'</w:t>
            </w:r>
          </w:p>
          <w:p w14:paraId="6F52B66D"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p>
          <w:p w14:paraId="532D69AF"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7EF8B796" wp14:editId="3379E612">
                  <wp:extent cx="3753750" cy="2200275"/>
                  <wp:effectExtent l="133350" t="114300" r="132715" b="1619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2511" cy="2211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C429B" w14:textId="77777777" w:rsidR="00F15494" w:rsidRPr="005617D8" w:rsidRDefault="00F15494" w:rsidP="00F15494">
            <w:pPr>
              <w:pStyle w:val="ListParagraph"/>
              <w:numPr>
                <w:ilvl w:val="1"/>
                <w:numId w:val="10"/>
              </w:numPr>
              <w:tabs>
                <w:tab w:val="clear" w:pos="1440"/>
                <w:tab w:val="num" w:pos="1080"/>
              </w:tabs>
              <w:ind w:left="697"/>
              <w:textAlignment w:val="center"/>
              <w:rPr>
                <w:rFonts w:cs="Segoe UI"/>
                <w:sz w:val="20"/>
                <w:szCs w:val="20"/>
              </w:rPr>
            </w:pPr>
            <w:r w:rsidRPr="005617D8">
              <w:rPr>
                <w:rFonts w:cs="Segoe UI"/>
                <w:sz w:val="20"/>
                <w:szCs w:val="20"/>
              </w:rPr>
              <w:lastRenderedPageBreak/>
              <w:t>Select “(All Paths)” and click “on Add &gt;”</w:t>
            </w:r>
          </w:p>
          <w:p w14:paraId="72D3FA97"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16A5E71A" wp14:editId="670728F4">
                  <wp:extent cx="6086475" cy="1137659"/>
                  <wp:effectExtent l="133350" t="114300" r="123825" b="1581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9693" cy="11476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415B3B"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'OK' button to deploy the apps to all the sites</w:t>
            </w:r>
          </w:p>
          <w:p w14:paraId="6B55C152"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'Trust It' button to trust the apps</w:t>
            </w:r>
          </w:p>
          <w:p w14:paraId="53E64D4A"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036F6817" wp14:editId="56BB8244">
                  <wp:extent cx="4276725" cy="1932945"/>
                  <wp:effectExtent l="133350" t="114300" r="123825"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9591" cy="1938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FFC4E"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The apps will be installed in users My site and the custom action menu item will appear for all users within the 'OneDrive' document library</w:t>
            </w:r>
          </w:p>
          <w:p w14:paraId="751ACDBC" w14:textId="6E06F8C5" w:rsidR="00F15494" w:rsidRPr="005617D8" w:rsidRDefault="00F15494" w:rsidP="009675DA">
            <w:pPr>
              <w:numPr>
                <w:ilvl w:val="2"/>
                <w:numId w:val="10"/>
              </w:numPr>
              <w:ind w:left="1057"/>
              <w:textAlignment w:val="center"/>
              <w:rPr>
                <w:rFonts w:cs="Segoe UI"/>
                <w:sz w:val="20"/>
                <w:szCs w:val="20"/>
              </w:rPr>
            </w:pPr>
            <w:r w:rsidRPr="005617D8">
              <w:rPr>
                <w:rFonts w:cs="Segoe UI"/>
                <w:sz w:val="20"/>
                <w:szCs w:val="20"/>
              </w:rPr>
              <w:t xml:space="preserve">Go to following URL: </w:t>
            </w:r>
            <w:hyperlink w:history="1">
              <w:r w:rsidRPr="005617D8">
                <w:rPr>
                  <w:rStyle w:val="Hyperlink"/>
                  <w:rFonts w:cs="Segoe UI"/>
                  <w:color w:val="auto"/>
                  <w:sz w:val="20"/>
                  <w:szCs w:val="20"/>
                </w:rPr>
                <w:t>https://&lt;tenant&gt;-my.sharepoint.com</w:t>
              </w:r>
            </w:hyperlink>
          </w:p>
          <w:p w14:paraId="09C571A1" w14:textId="7D685DAC" w:rsidR="00F15494" w:rsidRPr="005617D8" w:rsidRDefault="00F15494" w:rsidP="009675DA">
            <w:pPr>
              <w:ind w:left="1057"/>
              <w:textAlignment w:val="center"/>
              <w:rPr>
                <w:rFonts w:cs="Segoe UI"/>
                <w:sz w:val="20"/>
                <w:szCs w:val="20"/>
              </w:rPr>
            </w:pPr>
            <w:r w:rsidRPr="005617D8">
              <w:rPr>
                <w:rFonts w:cs="Segoe UI"/>
                <w:sz w:val="20"/>
                <w:szCs w:val="20"/>
              </w:rPr>
              <w:t xml:space="preserve">For e.g. </w:t>
            </w:r>
            <w:hyperlink r:id="rId38" w:history="1">
              <w:r w:rsidRPr="005617D8">
                <w:rPr>
                  <w:rStyle w:val="Hyperlink"/>
                  <w:rFonts w:cs="Segoe UI"/>
                  <w:color w:val="auto"/>
                  <w:sz w:val="20"/>
                  <w:szCs w:val="20"/>
                </w:rPr>
                <w:t>https://mysharepointtenant-my.sharepoint.com</w:t>
              </w:r>
            </w:hyperlink>
          </w:p>
          <w:p w14:paraId="1C82972D" w14:textId="5B318E22"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Upload a document, in the Documents folder</w:t>
            </w:r>
          </w:p>
          <w:p w14:paraId="17269694" w14:textId="0AED71D5"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After the upload is successful, click on the ECB (“…”) menu of the document as shown below:</w:t>
            </w:r>
          </w:p>
          <w:p w14:paraId="5CEF0FCE" w14:textId="01EA0A8D"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lastRenderedPageBreak/>
              <w:drawing>
                <wp:inline distT="0" distB="0" distL="0" distR="0" wp14:anchorId="6201FC71" wp14:editId="62B0803E">
                  <wp:extent cx="2751123" cy="2638425"/>
                  <wp:effectExtent l="133350" t="114300" r="125730"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8691" cy="2655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5A3E3903"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bl>
    <w:p w14:paraId="113CC5E5" w14:textId="77777777" w:rsidR="00023030" w:rsidRPr="00B602B0" w:rsidRDefault="00023030" w:rsidP="00CF4E68">
      <w:pPr>
        <w:pStyle w:val="Heading1"/>
      </w:pPr>
      <w:bookmarkStart w:id="243" w:name="_One_Click_Deployment_1"/>
      <w:bookmarkStart w:id="244" w:name="_Toc445918870"/>
      <w:bookmarkEnd w:id="243"/>
      <w:r w:rsidRPr="00B602B0">
        <w:lastRenderedPageBreak/>
        <w:t>Appendix A</w:t>
      </w:r>
      <w:bookmarkEnd w:id="244"/>
    </w:p>
    <w:p w14:paraId="6380A95F" w14:textId="77777777" w:rsidR="00023030" w:rsidRDefault="00023030" w:rsidP="001029D2">
      <w:pPr>
        <w:pStyle w:val="Heading2"/>
        <w:rPr>
          <w:rFonts w:eastAsia="Times New Roman"/>
        </w:rPr>
      </w:pPr>
      <w:bookmarkStart w:id="245" w:name="_Toc445918871"/>
      <w:r>
        <w:rPr>
          <w:rFonts w:eastAsia="Times New Roman"/>
        </w:rPr>
        <w:t>Adding new client to the Tenant</w:t>
      </w:r>
      <w:bookmarkEnd w:id="24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6F98D4DB"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lastRenderedPageBreak/>
        <w:t xml:space="preserve">Go to Admin center by typing the following URL in the browser: </w:t>
      </w:r>
      <w:hyperlink w:history="1">
        <w:r w:rsidRPr="009F5667">
          <w:rPr>
            <w:rStyle w:val="Hyperlink"/>
            <w:rFonts w:eastAsia="Times New Roman" w:cs="Segoe UI"/>
          </w:rPr>
          <w:t>https://&lt;tenant&gt;-admin.sharepoint.com</w:t>
        </w:r>
      </w:hyperlink>
    </w:p>
    <w:p w14:paraId="552ABE62"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40" w:history="1">
        <w:r w:rsidRPr="009F5667">
          <w:rPr>
            <w:rStyle w:val="Hyperlink"/>
            <w:rFonts w:eastAsia="Times New Roman" w:cs="Segoe UI"/>
          </w:rPr>
          <w:t>https://mysharepointtenant-admin.sharepoint.com</w:t>
        </w:r>
      </w:hyperlink>
    </w:p>
    <w:p w14:paraId="63D693EF" w14:textId="07F3AB70"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r w:rsidR="009F5667" w:rsidRPr="009F5667">
        <w:rPr>
          <w:rFonts w:eastAsia="Times New Roman" w:cs="Segoe UI"/>
        </w:rPr>
        <w:t>.</w:t>
      </w:r>
    </w:p>
    <w:p w14:paraId="39F62BF7"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4D2CACA2" wp14:editId="458E238D">
            <wp:extent cx="1703499" cy="2695575"/>
            <wp:effectExtent l="19050" t="19050" r="1143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12209" cy="2709358"/>
                    </a:xfrm>
                    <a:prstGeom prst="rect">
                      <a:avLst/>
                    </a:prstGeom>
                    <a:ln>
                      <a:solidFill>
                        <a:schemeClr val="tx1"/>
                      </a:solidFill>
                    </a:ln>
                  </pic:spPr>
                </pic:pic>
              </a:graphicData>
            </a:graphic>
          </wp:inline>
        </w:drawing>
      </w:r>
    </w:p>
    <w:p w14:paraId="34016B0A" w14:textId="77777777" w:rsidR="00023030" w:rsidRDefault="00023030" w:rsidP="00D435A3">
      <w:pPr>
        <w:pStyle w:val="ListParagraph"/>
        <w:numPr>
          <w:ilvl w:val="0"/>
          <w:numId w:val="30"/>
        </w:numPr>
      </w:pPr>
      <w:r>
        <w:t>Expand the Taxonomy node, look for MatterCenterTerms node and expand it</w:t>
      </w:r>
    </w:p>
    <w:p w14:paraId="35741CF9" w14:textId="77777777" w:rsidR="00023030" w:rsidRDefault="00023030" w:rsidP="00D435A3">
      <w:pPr>
        <w:pStyle w:val="ListParagraph"/>
        <w:numPr>
          <w:ilvl w:val="0"/>
          <w:numId w:val="30"/>
        </w:numPr>
      </w:pPr>
      <w:r>
        <w:t>Right-click on the “Clients” term set and select “Create Term” as shown below:</w:t>
      </w:r>
    </w:p>
    <w:p w14:paraId="42885B17" w14:textId="77777777" w:rsidR="00023030"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639DE204" wp14:editId="38486066">
            <wp:extent cx="2469672" cy="2543175"/>
            <wp:effectExtent l="19050" t="19050" r="260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2487" cy="2556371"/>
                    </a:xfrm>
                    <a:prstGeom prst="rect">
                      <a:avLst/>
                    </a:prstGeom>
                    <a:ln>
                      <a:solidFill>
                        <a:schemeClr val="tx1"/>
                      </a:solidFill>
                    </a:ln>
                  </pic:spPr>
                </pic:pic>
              </a:graphicData>
            </a:graphic>
          </wp:inline>
        </w:drawing>
      </w:r>
    </w:p>
    <w:p w14:paraId="041B6B02" w14:textId="77777777" w:rsidR="00023030" w:rsidRDefault="00023030" w:rsidP="00D435A3">
      <w:pPr>
        <w:pStyle w:val="ListParagraph"/>
        <w:numPr>
          <w:ilvl w:val="0"/>
          <w:numId w:val="31"/>
        </w:numPr>
      </w:pPr>
      <w:r>
        <w:t>Enter the name of the site collection, the term should be created</w:t>
      </w:r>
    </w:p>
    <w:p w14:paraId="2AE4E38D"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52FA06A0" wp14:editId="1CD47D36">
            <wp:extent cx="1352550" cy="7810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2550" cy="781050"/>
                    </a:xfrm>
                    <a:prstGeom prst="rect">
                      <a:avLst/>
                    </a:prstGeom>
                    <a:ln>
                      <a:solidFill>
                        <a:schemeClr val="tx1"/>
                      </a:solidFill>
                    </a:ln>
                  </pic:spPr>
                </pic:pic>
              </a:graphicData>
            </a:graphic>
          </wp:inline>
        </w:drawing>
      </w:r>
    </w:p>
    <w:p w14:paraId="29FA5810" w14:textId="77777777" w:rsidR="00023030" w:rsidRDefault="00023030" w:rsidP="00023030">
      <w:pPr>
        <w:pStyle w:val="ListParagraph"/>
        <w:ind w:left="1080"/>
        <w:rPr>
          <w:rFonts w:eastAsia="Times New Roman" w:cs="Segoe UI"/>
          <w:color w:val="767171" w:themeColor="background2" w:themeShade="80"/>
          <w:sz w:val="20"/>
          <w:szCs w:val="20"/>
        </w:rPr>
      </w:pPr>
    </w:p>
    <w:p w14:paraId="04112E5D" w14:textId="77777777" w:rsidR="00023030" w:rsidRDefault="00023030" w:rsidP="00D435A3">
      <w:pPr>
        <w:pStyle w:val="ListParagraph"/>
        <w:numPr>
          <w:ilvl w:val="0"/>
          <w:numId w:val="31"/>
        </w:numPr>
      </w:pPr>
      <w:r>
        <w:t>Now, go to the Custom Properties tab and in the Shared Properties section, select Add</w:t>
      </w:r>
    </w:p>
    <w:p w14:paraId="222C6361" w14:textId="2A4739C2" w:rsidR="00023030" w:rsidRDefault="00023030" w:rsidP="00D435A3">
      <w:pPr>
        <w:pStyle w:val="ListParagraph"/>
        <w:numPr>
          <w:ilvl w:val="0"/>
          <w:numId w:val="31"/>
        </w:numPr>
      </w:pPr>
      <w:r>
        <w:t>Enter following values one after other:</w:t>
      </w:r>
    </w:p>
    <w:p w14:paraId="097F8D17" w14:textId="77777777" w:rsidR="009F5667" w:rsidRDefault="009F5667" w:rsidP="009F5667">
      <w:pPr>
        <w:pStyle w:val="ListParagraph"/>
      </w:pPr>
    </w:p>
    <w:tbl>
      <w:tblPr>
        <w:tblStyle w:val="TableGrid"/>
        <w:tblW w:w="5000" w:type="pct"/>
        <w:tblLook w:val="04A0" w:firstRow="1" w:lastRow="0" w:firstColumn="1" w:lastColumn="0" w:noHBand="0" w:noVBand="1"/>
      </w:tblPr>
      <w:tblGrid>
        <w:gridCol w:w="6478"/>
        <w:gridCol w:w="6472"/>
      </w:tblGrid>
      <w:tr w:rsidR="009F5667" w:rsidRPr="009F5667" w14:paraId="1A3E9D49" w14:textId="77777777" w:rsidTr="009F5667">
        <w:trPr>
          <w:trHeight w:val="432"/>
        </w:trPr>
        <w:tc>
          <w:tcPr>
            <w:tcW w:w="2501" w:type="pct"/>
            <w:shd w:val="clear" w:color="auto" w:fill="0070C0"/>
            <w:vAlign w:val="center"/>
          </w:tcPr>
          <w:p w14:paraId="1BED3F8E"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77ABF0B7"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9F5667" w:rsidRPr="009F5667" w14:paraId="24B4EEAF" w14:textId="77777777" w:rsidTr="009F5667">
        <w:trPr>
          <w:trHeight w:val="432"/>
        </w:trPr>
        <w:tc>
          <w:tcPr>
            <w:tcW w:w="2501" w:type="pct"/>
          </w:tcPr>
          <w:p w14:paraId="6F24B649"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6E71F445"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9F5667" w:rsidRPr="009F5667" w14:paraId="0C14D3C7" w14:textId="77777777" w:rsidTr="009F5667">
        <w:trPr>
          <w:trHeight w:val="432"/>
        </w:trPr>
        <w:tc>
          <w:tcPr>
            <w:tcW w:w="2501" w:type="pct"/>
          </w:tcPr>
          <w:p w14:paraId="4C356D8A"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8B8294A"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&lt;site collection URL&gt;</w:t>
            </w:r>
          </w:p>
        </w:tc>
      </w:tr>
    </w:tbl>
    <w:p w14:paraId="160D2F3F" w14:textId="77777777" w:rsidR="00023030" w:rsidRDefault="00023030" w:rsidP="00023030">
      <w:pPr>
        <w:pStyle w:val="ListParagraph"/>
        <w:ind w:left="1080"/>
        <w:rPr>
          <w:rFonts w:eastAsia="Times New Roman" w:cs="Segoe UI"/>
          <w:color w:val="767171" w:themeColor="background2" w:themeShade="80"/>
          <w:sz w:val="20"/>
          <w:szCs w:val="20"/>
        </w:rPr>
      </w:pPr>
    </w:p>
    <w:p w14:paraId="5748CAF1" w14:textId="65011920" w:rsidR="00023030" w:rsidRPr="009F5667" w:rsidRDefault="00023030" w:rsidP="00D435A3">
      <w:pPr>
        <w:pStyle w:val="ListParagraph"/>
        <w:numPr>
          <w:ilvl w:val="0"/>
          <w:numId w:val="33"/>
        </w:numPr>
        <w:rPr>
          <w:rFonts w:eastAsia="Times New Roman" w:cs="Segoe UI"/>
          <w:color w:val="767171" w:themeColor="background2" w:themeShade="80"/>
          <w:sz w:val="20"/>
          <w:szCs w:val="20"/>
        </w:rPr>
      </w:pPr>
      <w:r>
        <w:t>After adding above values, click on save button</w:t>
      </w:r>
      <w:r w:rsidR="009F5667">
        <w:t xml:space="preserve">. </w:t>
      </w:r>
    </w:p>
    <w:p w14:paraId="1E9E5A24" w14:textId="39171F64" w:rsidR="00023030" w:rsidRDefault="00023030" w:rsidP="00D435A3">
      <w:pPr>
        <w:pStyle w:val="ListParagraph"/>
        <w:numPr>
          <w:ilvl w:val="0"/>
          <w:numId w:val="32"/>
        </w:numPr>
      </w:pPr>
      <w:r>
        <w:lastRenderedPageBreak/>
        <w:t>Right-click on the Client ID term set and then click on create term as shown below:</w:t>
      </w:r>
    </w:p>
    <w:p w14:paraId="3BF4E1B5"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2522B818" wp14:editId="13E45ADC">
            <wp:extent cx="2067069" cy="2085975"/>
            <wp:effectExtent l="19050" t="19050" r="285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4593" cy="2093567"/>
                    </a:xfrm>
                    <a:prstGeom prst="rect">
                      <a:avLst/>
                    </a:prstGeom>
                    <a:ln>
                      <a:solidFill>
                        <a:schemeClr val="tx1"/>
                      </a:solidFill>
                    </a:ln>
                  </pic:spPr>
                </pic:pic>
              </a:graphicData>
            </a:graphic>
          </wp:inline>
        </w:drawing>
      </w:r>
    </w:p>
    <w:p w14:paraId="3C83B34C" w14:textId="5BAEC067" w:rsidR="00023030" w:rsidRDefault="00023030" w:rsidP="00D435A3">
      <w:pPr>
        <w:pStyle w:val="ListParagraph"/>
        <w:numPr>
          <w:ilvl w:val="0"/>
          <w:numId w:val="32"/>
        </w:numPr>
      </w:pPr>
      <w:r>
        <w:t xml:space="preserve">Enter the number which we previously inserted in </w:t>
      </w:r>
      <w:r w:rsidR="00DE0FA6">
        <w:t>above mentioned table.</w:t>
      </w:r>
    </w:p>
    <w:p w14:paraId="23823C95" w14:textId="77777777" w:rsidR="00023030" w:rsidRDefault="00023030" w:rsidP="00D435A3">
      <w:pPr>
        <w:pStyle w:val="ListParagraph"/>
        <w:numPr>
          <w:ilvl w:val="0"/>
          <w:numId w:val="32"/>
        </w:numPr>
      </w:pPr>
      <w:r>
        <w:t>The new term should be added as shown below:</w:t>
      </w:r>
    </w:p>
    <w:p w14:paraId="565AEF07" w14:textId="77777777" w:rsidR="00023030" w:rsidRPr="009C132E" w:rsidRDefault="00023030" w:rsidP="009F5667">
      <w:pPr>
        <w:rPr>
          <w:rFonts w:eastAsia="Times New Roman" w:cs="Segoe UI"/>
          <w:color w:val="767171" w:themeColor="background2" w:themeShade="80"/>
          <w:sz w:val="20"/>
          <w:szCs w:val="20"/>
        </w:rPr>
      </w:pPr>
      <w:r>
        <w:rPr>
          <w:noProof/>
        </w:rPr>
        <w:drawing>
          <wp:inline distT="0" distB="0" distL="0" distR="0" wp14:anchorId="717E7480" wp14:editId="089E6950">
            <wp:extent cx="1495425" cy="762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5425" cy="762000"/>
                    </a:xfrm>
                    <a:prstGeom prst="rect">
                      <a:avLst/>
                    </a:prstGeom>
                    <a:ln>
                      <a:solidFill>
                        <a:schemeClr val="tx1"/>
                      </a:solidFill>
                    </a:ln>
                  </pic:spPr>
                </pic:pic>
              </a:graphicData>
            </a:graphic>
          </wp:inline>
        </w:drawing>
      </w:r>
    </w:p>
    <w:p w14:paraId="6E753629" w14:textId="2BAFBD97" w:rsidR="00023030" w:rsidRPr="009F5667" w:rsidRDefault="00023030" w:rsidP="00B818AC">
      <w:pPr>
        <w:pStyle w:val="ListNumber"/>
        <w:rPr>
          <w:rFonts w:eastAsia="Times New Roman" w:cs="Segoe UI"/>
          <w:b/>
          <w:color w:val="767171" w:themeColor="background2" w:themeShade="80"/>
          <w:sz w:val="20"/>
          <w:szCs w:val="20"/>
        </w:rPr>
      </w:pPr>
      <w:r>
        <w:t>Activate Document ID feature on the site collection:</w:t>
      </w:r>
    </w:p>
    <w:p w14:paraId="21ABC127" w14:textId="77777777" w:rsidR="00023030" w:rsidRPr="00A757DF" w:rsidRDefault="00023030" w:rsidP="00D435A3">
      <w:pPr>
        <w:pStyle w:val="ListParagraph"/>
        <w:numPr>
          <w:ilvl w:val="0"/>
          <w:numId w:val="35"/>
        </w:numPr>
      </w:pPr>
      <w:r w:rsidRPr="00A757DF">
        <w:t>Navigate to site settings</w:t>
      </w:r>
    </w:p>
    <w:p w14:paraId="551DAB31" w14:textId="77777777" w:rsidR="00023030" w:rsidRPr="00833F22" w:rsidRDefault="00023030" w:rsidP="00D435A3">
      <w:pPr>
        <w:pStyle w:val="ListParagraph"/>
        <w:numPr>
          <w:ilvl w:val="0"/>
          <w:numId w:val="35"/>
        </w:numPr>
      </w:pPr>
      <w:r w:rsidRPr="00A757DF">
        <w:t>Click on site collection features</w:t>
      </w:r>
    </w:p>
    <w:p w14:paraId="6E3D4F37" w14:textId="77777777" w:rsidR="00023030" w:rsidRPr="00A757DF"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3EB6AADD" wp14:editId="2B6961C1">
            <wp:extent cx="1802209" cy="1628775"/>
            <wp:effectExtent l="114300" t="114300" r="10287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4D7B5" w14:textId="77777777" w:rsidR="00023030" w:rsidRPr="00A757DF" w:rsidRDefault="00023030" w:rsidP="00D435A3">
      <w:pPr>
        <w:pStyle w:val="ListParagraph"/>
        <w:numPr>
          <w:ilvl w:val="0"/>
          <w:numId w:val="36"/>
        </w:numPr>
      </w:pPr>
      <w:r w:rsidRPr="00A757DF">
        <w:t>Enable the Document ID settings feature</w:t>
      </w:r>
    </w:p>
    <w:p w14:paraId="57A415CA" w14:textId="77777777" w:rsidR="00023030" w:rsidRDefault="00023030" w:rsidP="009F5667">
      <w:pPr>
        <w:rPr>
          <w:b/>
        </w:rPr>
      </w:pPr>
      <w:r w:rsidRPr="00A757DF">
        <w:rPr>
          <w:noProof/>
        </w:rPr>
        <w:drawing>
          <wp:inline distT="0" distB="0" distL="0" distR="0" wp14:anchorId="3DC140F1" wp14:editId="24B09ACB">
            <wp:extent cx="4705350" cy="304800"/>
            <wp:effectExtent l="133350" t="133350" r="152400" b="171450"/>
            <wp:docPr id="37" name="Picture 3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8DB70" w14:textId="77777777" w:rsidR="009E5633" w:rsidRPr="009E5633" w:rsidRDefault="009E5633" w:rsidP="00D435A3">
      <w:pPr>
        <w:pStyle w:val="ListParagraph"/>
        <w:numPr>
          <w:ilvl w:val="0"/>
          <w:numId w:val="36"/>
        </w:numPr>
      </w:pPr>
      <w:r w:rsidRPr="009E5633">
        <w:t>Navigate to Document ID settings tab</w:t>
      </w:r>
    </w:p>
    <w:p w14:paraId="73972828" w14:textId="77777777" w:rsidR="009E5633" w:rsidRPr="00441E60" w:rsidRDefault="009E5633" w:rsidP="009F5667">
      <w:r w:rsidRPr="00441E60">
        <w:rPr>
          <w:noProof/>
        </w:rPr>
        <w:drawing>
          <wp:inline distT="0" distB="0" distL="0" distR="0" wp14:anchorId="40D761C3" wp14:editId="675FDF5A">
            <wp:extent cx="1390650" cy="2047875"/>
            <wp:effectExtent l="114300" t="114300" r="114300" b="142875"/>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EC89E2" w14:textId="77777777" w:rsidR="009E5633" w:rsidRPr="009E5633" w:rsidRDefault="009E5633" w:rsidP="00D435A3">
      <w:pPr>
        <w:pStyle w:val="ListParagraph"/>
        <w:numPr>
          <w:ilvl w:val="0"/>
          <w:numId w:val="37"/>
        </w:numPr>
      </w:pPr>
      <w:r w:rsidRPr="009E5633">
        <w:t>Enter the details and click OK</w:t>
      </w:r>
    </w:p>
    <w:p w14:paraId="7572669C" w14:textId="77777777" w:rsidR="009E5633" w:rsidRPr="001931DF" w:rsidRDefault="009E5633" w:rsidP="009F5667">
      <w:r w:rsidRPr="001931DF">
        <w:rPr>
          <w:noProof/>
        </w:rPr>
        <w:lastRenderedPageBreak/>
        <w:drawing>
          <wp:inline distT="0" distB="0" distL="0" distR="0" wp14:anchorId="02D397E3" wp14:editId="2A327C11">
            <wp:extent cx="3352800" cy="2048932"/>
            <wp:effectExtent l="114300" t="114300" r="114300" b="142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AB8E79" w14:textId="77777777" w:rsidR="00023030" w:rsidRDefault="00023030" w:rsidP="00B818AC">
      <w:pPr>
        <w:pStyle w:val="ListNumber"/>
      </w:pPr>
      <w:r>
        <w:t>Provision Web dashboard page:</w:t>
      </w:r>
    </w:p>
    <w:p w14:paraId="3A9FBCB3" w14:textId="77777777" w:rsidR="00023030" w:rsidRPr="006A27C5" w:rsidRDefault="00023030" w:rsidP="00D435A3">
      <w:pPr>
        <w:pStyle w:val="ListParagraph"/>
        <w:numPr>
          <w:ilvl w:val="0"/>
          <w:numId w:val="37"/>
        </w:numPr>
      </w:pPr>
      <w:r w:rsidRPr="006A27C5">
        <w:t>To provision web dashboard at site collection level</w:t>
      </w:r>
    </w:p>
    <w:p w14:paraId="134AA9D9" w14:textId="5EB79E5B" w:rsidR="00023030" w:rsidRPr="00FA2EE2" w:rsidRDefault="00023030" w:rsidP="00D435A3">
      <w:pPr>
        <w:pStyle w:val="ListParagraph"/>
        <w:numPr>
          <w:ilvl w:val="0"/>
          <w:numId w:val="37"/>
        </w:numPr>
      </w:pPr>
      <w:r>
        <w:t>Navigate</w:t>
      </w:r>
      <w:r w:rsidRPr="00B37D6A">
        <w:t xml:space="preserve"> to site collection </w:t>
      </w:r>
      <w:r>
        <w:t>that you just created</w:t>
      </w:r>
    </w:p>
    <w:p w14:paraId="3262AFE4" w14:textId="77777777" w:rsidR="00023030" w:rsidRPr="00FA2EE2" w:rsidRDefault="00023030" w:rsidP="00D435A3">
      <w:pPr>
        <w:pStyle w:val="ListParagraph"/>
        <w:numPr>
          <w:ilvl w:val="0"/>
          <w:numId w:val="37"/>
        </w:numPr>
      </w:pPr>
      <w:r w:rsidRPr="00FA2EE2">
        <w:t xml:space="preserve">Navigate to ‘Site contents’ </w:t>
      </w:r>
    </w:p>
    <w:p w14:paraId="0F02914D" w14:textId="77777777" w:rsidR="00023030" w:rsidRPr="00FA2EE2" w:rsidRDefault="00023030" w:rsidP="00023030">
      <w:pPr>
        <w:pStyle w:val="ListParagraph"/>
        <w:spacing w:after="0" w:line="240" w:lineRule="auto"/>
        <w:ind w:left="1440"/>
        <w:rPr>
          <w:rFonts w:cs="Segoe UI"/>
          <w:sz w:val="20"/>
          <w:szCs w:val="20"/>
        </w:rPr>
      </w:pPr>
    </w:p>
    <w:p w14:paraId="708CF7C8" w14:textId="77777777" w:rsidR="00023030" w:rsidRPr="00FA2EE2" w:rsidRDefault="00023030" w:rsidP="00E15E16">
      <w:r w:rsidRPr="00FA2EE2">
        <w:rPr>
          <w:noProof/>
        </w:rPr>
        <w:drawing>
          <wp:inline distT="0" distB="0" distL="0" distR="0" wp14:anchorId="29E9B033" wp14:editId="24442C30">
            <wp:extent cx="1365970" cy="1895475"/>
            <wp:effectExtent l="114300" t="114300" r="100965" b="142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5228B5" w14:textId="77777777" w:rsidR="00023030" w:rsidRPr="00B37D6A" w:rsidRDefault="00023030" w:rsidP="00D435A3">
      <w:pPr>
        <w:pStyle w:val="ListParagraph"/>
        <w:numPr>
          <w:ilvl w:val="0"/>
          <w:numId w:val="38"/>
        </w:numPr>
      </w:pPr>
      <w:r w:rsidRPr="00B37D6A">
        <w:lastRenderedPageBreak/>
        <w:t>Navigate to ‘Site Pages’</w:t>
      </w:r>
    </w:p>
    <w:p w14:paraId="0BF06C04" w14:textId="77777777" w:rsidR="00023030" w:rsidRPr="00B31A9F" w:rsidRDefault="00023030" w:rsidP="00E15E16">
      <w:pPr>
        <w:rPr>
          <w:rFonts w:cs="Segoe UI"/>
          <w:color w:val="767171" w:themeColor="background2" w:themeShade="80"/>
          <w:sz w:val="20"/>
          <w:szCs w:val="20"/>
        </w:rPr>
      </w:pPr>
      <w:r>
        <w:rPr>
          <w:noProof/>
        </w:rPr>
        <w:drawing>
          <wp:inline distT="0" distB="0" distL="0" distR="0" wp14:anchorId="37451084" wp14:editId="4E5EBAA7">
            <wp:extent cx="1485900" cy="2784213"/>
            <wp:effectExtent l="19050" t="19050" r="19050" b="165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85900" cy="2784213"/>
                    </a:xfrm>
                    <a:prstGeom prst="rect">
                      <a:avLst/>
                    </a:prstGeom>
                    <a:ln>
                      <a:solidFill>
                        <a:schemeClr val="tx1"/>
                      </a:solidFill>
                    </a:ln>
                  </pic:spPr>
                </pic:pic>
              </a:graphicData>
            </a:graphic>
          </wp:inline>
        </w:drawing>
      </w:r>
    </w:p>
    <w:p w14:paraId="5E8864B4" w14:textId="77777777" w:rsidR="00023030" w:rsidRPr="00B37D6A" w:rsidRDefault="00023030" w:rsidP="00D435A3">
      <w:pPr>
        <w:pStyle w:val="ListParagraph"/>
        <w:numPr>
          <w:ilvl w:val="0"/>
          <w:numId w:val="38"/>
        </w:numPr>
      </w:pPr>
      <w:r w:rsidRPr="00B37D6A">
        <w:t>Update web dashboard URL in ‘WebDashboardSP’ HTML</w:t>
      </w:r>
    </w:p>
    <w:p w14:paraId="6DDFF985" w14:textId="3B768FB3" w:rsidR="00023030" w:rsidRPr="00FA2EE2" w:rsidRDefault="00023030" w:rsidP="00D435A3">
      <w:pPr>
        <w:pStyle w:val="ListParagraph"/>
        <w:numPr>
          <w:ilvl w:val="0"/>
          <w:numId w:val="38"/>
        </w:numPr>
      </w:pPr>
      <w:r w:rsidRPr="00B37D6A">
        <w:t xml:space="preserve">Location for ‘WebDashboardSP’ = </w:t>
      </w:r>
      <w:r>
        <w:t>“</w:t>
      </w:r>
      <w:r w:rsidRPr="00FA2EE2">
        <w:t>&lt;solution location&gt;/Html Chunk/webdashboardsp</w:t>
      </w:r>
      <w:r w:rsidR="008F1C89">
        <w:t>template</w:t>
      </w:r>
      <w:r w:rsidRPr="00FA2EE2">
        <w:t>.html”</w:t>
      </w:r>
    </w:p>
    <w:p w14:paraId="447449AB" w14:textId="77777777" w:rsidR="00023030" w:rsidRPr="00B37D6A" w:rsidRDefault="00023030" w:rsidP="00D435A3">
      <w:pPr>
        <w:pStyle w:val="ListParagraph"/>
        <w:numPr>
          <w:ilvl w:val="0"/>
          <w:numId w:val="38"/>
        </w:numPr>
      </w:pPr>
      <w:r w:rsidRPr="00B37D6A">
        <w:t xml:space="preserve">URL should be Azure web dashboard </w:t>
      </w:r>
    </w:p>
    <w:p w14:paraId="3F0BECC3" w14:textId="77777777" w:rsidR="00023030" w:rsidRPr="00FA2EE2" w:rsidRDefault="00023030" w:rsidP="00E15E16">
      <w:r w:rsidRPr="00FA2EE2">
        <w:rPr>
          <w:noProof/>
        </w:rPr>
        <w:drawing>
          <wp:inline distT="0" distB="0" distL="0" distR="0" wp14:anchorId="208503F4" wp14:editId="5E764E4A">
            <wp:extent cx="5112875" cy="162560"/>
            <wp:effectExtent l="19050" t="19050" r="1206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2527" cy="170815"/>
                    </a:xfrm>
                    <a:prstGeom prst="rect">
                      <a:avLst/>
                    </a:prstGeom>
                    <a:ln>
                      <a:solidFill>
                        <a:schemeClr val="tx1"/>
                      </a:solidFill>
                    </a:ln>
                  </pic:spPr>
                </pic:pic>
              </a:graphicData>
            </a:graphic>
          </wp:inline>
        </w:drawing>
      </w:r>
    </w:p>
    <w:p w14:paraId="4786D306" w14:textId="77777777" w:rsidR="00023030" w:rsidRPr="00FA2EE2" w:rsidRDefault="00023030" w:rsidP="00D435A3">
      <w:pPr>
        <w:pStyle w:val="ListParagraph"/>
        <w:numPr>
          <w:ilvl w:val="0"/>
          <w:numId w:val="39"/>
        </w:numPr>
      </w:pPr>
      <w:r w:rsidRPr="00FA2EE2">
        <w:t xml:space="preserve">Update the URL present in WebDashboardFooter.html </w:t>
      </w:r>
    </w:p>
    <w:p w14:paraId="1A5A7362" w14:textId="77777777" w:rsidR="00023030" w:rsidRPr="00FA2EE2" w:rsidRDefault="00023030" w:rsidP="00E15E16">
      <w:r w:rsidRPr="00FA2EE2">
        <w:rPr>
          <w:noProof/>
        </w:rPr>
        <w:drawing>
          <wp:inline distT="0" distB="0" distL="0" distR="0" wp14:anchorId="4841B6B4" wp14:editId="51D7F4B0">
            <wp:extent cx="5943600" cy="222885"/>
            <wp:effectExtent l="19050" t="19050" r="19050" b="2476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2014-10-29_182647.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22885"/>
                    </a:xfrm>
                    <a:prstGeom prst="rect">
                      <a:avLst/>
                    </a:prstGeom>
                    <a:ln>
                      <a:solidFill>
                        <a:schemeClr val="tx1"/>
                      </a:solidFill>
                    </a:ln>
                  </pic:spPr>
                </pic:pic>
              </a:graphicData>
            </a:graphic>
          </wp:inline>
        </w:drawing>
      </w:r>
    </w:p>
    <w:p w14:paraId="1B094727" w14:textId="77777777" w:rsidR="00023030" w:rsidRDefault="00023030" w:rsidP="00D435A3">
      <w:pPr>
        <w:pStyle w:val="ListParagraph"/>
        <w:numPr>
          <w:ilvl w:val="0"/>
          <w:numId w:val="39"/>
        </w:numPr>
      </w:pPr>
      <w:r>
        <w:t>Update the application insight id in the JavaScript code</w:t>
      </w:r>
    </w:p>
    <w:p w14:paraId="4DFB60C2" w14:textId="77777777" w:rsidR="00023030" w:rsidRDefault="00023030" w:rsidP="00E15E16">
      <w:r w:rsidRPr="00A97231">
        <w:rPr>
          <w:noProof/>
        </w:rPr>
        <w:drawing>
          <wp:inline distT="0" distB="0" distL="0" distR="0" wp14:anchorId="6B147342" wp14:editId="5C6479C6">
            <wp:extent cx="3914775" cy="257175"/>
            <wp:effectExtent l="19050" t="19050" r="28575" b="28575"/>
            <wp:docPr id="131" name="Picture 131" descr="C:\Users\maqsaswata\AppData\Roaming\Skype\My Skype Received Files\IMG_30102014_18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saswata\AppData\Roaming\Skype\My Skype Received Files\IMG_30102014_18383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4775" cy="257175"/>
                    </a:xfrm>
                    <a:prstGeom prst="rect">
                      <a:avLst/>
                    </a:prstGeom>
                    <a:noFill/>
                    <a:ln>
                      <a:solidFill>
                        <a:schemeClr val="tx1"/>
                      </a:solidFill>
                    </a:ln>
                  </pic:spPr>
                </pic:pic>
              </a:graphicData>
            </a:graphic>
          </wp:inline>
        </w:drawing>
      </w:r>
    </w:p>
    <w:p w14:paraId="3FBBD828" w14:textId="531E8FC3" w:rsidR="00023030" w:rsidRPr="00FA2EE2" w:rsidRDefault="00023030" w:rsidP="00D435A3">
      <w:pPr>
        <w:pStyle w:val="ListParagraph"/>
        <w:numPr>
          <w:ilvl w:val="0"/>
          <w:numId w:val="39"/>
        </w:numPr>
      </w:pPr>
      <w:r w:rsidRPr="00FA2EE2">
        <w:t>Upload following HTML pages under ‘Site Page</w:t>
      </w:r>
      <w:r>
        <w:t>s</w:t>
      </w:r>
      <w:r w:rsidRPr="00FA2EE2">
        <w:t>’</w:t>
      </w:r>
    </w:p>
    <w:p w14:paraId="19BFA021" w14:textId="1809E4C7" w:rsidR="00023030" w:rsidRDefault="00023030" w:rsidP="009675DA">
      <w:pPr>
        <w:pStyle w:val="ListParagraph"/>
        <w:numPr>
          <w:ilvl w:val="1"/>
          <w:numId w:val="18"/>
        </w:numPr>
        <w:rPr>
          <w:rFonts w:cs="Segoe UI"/>
          <w:color w:val="767171" w:themeColor="background2" w:themeShade="80"/>
          <w:sz w:val="20"/>
          <w:szCs w:val="20"/>
        </w:rPr>
      </w:pPr>
      <w:r w:rsidRPr="00E15E16">
        <w:rPr>
          <w:rFonts w:cs="Segoe UI"/>
          <w:szCs w:val="20"/>
        </w:rPr>
        <w:lastRenderedPageBreak/>
        <w:t>WebDashboardSP</w:t>
      </w:r>
      <w:r w:rsidR="00482F1D">
        <w:rPr>
          <w:rFonts w:cs="Segoe UI"/>
          <w:szCs w:val="20"/>
        </w:rPr>
        <w:t>Template</w:t>
      </w:r>
      <w:r w:rsidRPr="00E15E16">
        <w:rPr>
          <w:rFonts w:cs="Segoe UI"/>
          <w:szCs w:val="20"/>
        </w:rPr>
        <w:t>.html</w:t>
      </w:r>
    </w:p>
    <w:p w14:paraId="676EE335" w14:textId="77777777" w:rsidR="00023030" w:rsidRPr="006D017B" w:rsidRDefault="00023030" w:rsidP="00D435A3">
      <w:pPr>
        <w:pStyle w:val="ListParagraph"/>
        <w:numPr>
          <w:ilvl w:val="0"/>
          <w:numId w:val="39"/>
        </w:numPr>
      </w:pPr>
      <w:r w:rsidRPr="006D017B">
        <w:t>Create a new page using Wiki template and provide any name. For example, ‘webdashboard’</w:t>
      </w:r>
    </w:p>
    <w:p w14:paraId="7D91A8E6" w14:textId="77777777" w:rsidR="00023030" w:rsidRPr="00FA2EE2" w:rsidRDefault="00023030" w:rsidP="00E15E16">
      <w:r w:rsidRPr="00FA2EE2">
        <w:rPr>
          <w:noProof/>
        </w:rPr>
        <w:drawing>
          <wp:inline distT="0" distB="0" distL="0" distR="0" wp14:anchorId="4F09EE4A" wp14:editId="0B1D2AE6">
            <wp:extent cx="3762375" cy="1371600"/>
            <wp:effectExtent l="19050" t="19050" r="28575"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2375" cy="1371600"/>
                    </a:xfrm>
                    <a:prstGeom prst="rect">
                      <a:avLst/>
                    </a:prstGeom>
                    <a:ln>
                      <a:solidFill>
                        <a:schemeClr val="tx1"/>
                      </a:solidFill>
                    </a:ln>
                  </pic:spPr>
                </pic:pic>
              </a:graphicData>
            </a:graphic>
          </wp:inline>
        </w:drawing>
      </w:r>
    </w:p>
    <w:p w14:paraId="7D04636A" w14:textId="77777777" w:rsidR="00023030" w:rsidRPr="00FA2EE2" w:rsidRDefault="00023030" w:rsidP="00D435A3">
      <w:pPr>
        <w:pStyle w:val="ListParagraph"/>
        <w:numPr>
          <w:ilvl w:val="0"/>
          <w:numId w:val="39"/>
        </w:numPr>
      </w:pPr>
      <w:r>
        <w:t>To create new web part we have to per</w:t>
      </w:r>
      <w:r w:rsidRPr="00500338">
        <w:t xml:space="preserve"> </w:t>
      </w:r>
      <w:r w:rsidRPr="00FA2EE2">
        <w:t>perform following steps</w:t>
      </w:r>
    </w:p>
    <w:p w14:paraId="2C66C9E7" w14:textId="0B21F249" w:rsidR="00023030" w:rsidRDefault="00023030" w:rsidP="00D435A3">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305899E9" w14:textId="77777777" w:rsidR="00E15E16" w:rsidRDefault="00E15E16" w:rsidP="00E15E16">
      <w:pPr>
        <w:pStyle w:val="ListParagraph"/>
        <w:spacing w:after="0" w:line="240" w:lineRule="auto"/>
        <w:ind w:left="1440"/>
        <w:rPr>
          <w:rFonts w:cs="Segoe UI"/>
          <w:sz w:val="20"/>
          <w:szCs w:val="20"/>
        </w:rPr>
      </w:pPr>
    </w:p>
    <w:p w14:paraId="7E5C6813" w14:textId="6AB4CA40" w:rsidR="00023030" w:rsidRPr="00FA2EE2" w:rsidRDefault="00023030" w:rsidP="00E15E16">
      <w:r w:rsidRPr="00FA2EE2">
        <w:rPr>
          <w:noProof/>
        </w:rPr>
        <w:drawing>
          <wp:inline distT="0" distB="0" distL="0" distR="0" wp14:anchorId="74CEC675" wp14:editId="0F2AB160">
            <wp:extent cx="3626300" cy="2124075"/>
            <wp:effectExtent l="19050" t="19050" r="1270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4965" cy="2140865"/>
                    </a:xfrm>
                    <a:prstGeom prst="rect">
                      <a:avLst/>
                    </a:prstGeom>
                    <a:ln>
                      <a:solidFill>
                        <a:schemeClr val="tx1"/>
                      </a:solidFill>
                    </a:ln>
                  </pic:spPr>
                </pic:pic>
              </a:graphicData>
            </a:graphic>
          </wp:inline>
        </w:drawing>
      </w:r>
    </w:p>
    <w:p w14:paraId="6D18832A" w14:textId="77777777" w:rsidR="00023030" w:rsidRPr="00FA2EE2" w:rsidRDefault="00023030" w:rsidP="00D435A3">
      <w:pPr>
        <w:pStyle w:val="ListParagraph"/>
        <w:numPr>
          <w:ilvl w:val="0"/>
          <w:numId w:val="39"/>
        </w:numPr>
      </w:pPr>
      <w:r>
        <w:t>Configure</w:t>
      </w:r>
      <w:r w:rsidRPr="00FA2EE2">
        <w:t xml:space="preserve"> web part with following settings</w:t>
      </w:r>
    </w:p>
    <w:p w14:paraId="606CD904" w14:textId="76A090FF"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 xml:space="preserve">Provide URL of </w:t>
      </w:r>
      <w:r w:rsidR="00426C46">
        <w:rPr>
          <w:rFonts w:cs="Segoe UI"/>
          <w:szCs w:val="20"/>
        </w:rPr>
        <w:t>“</w:t>
      </w:r>
      <w:r w:rsidR="00426C46" w:rsidRPr="00E15E16">
        <w:rPr>
          <w:rFonts w:cs="Segoe UI"/>
          <w:szCs w:val="20"/>
        </w:rPr>
        <w:t>WebDashboardSP</w:t>
      </w:r>
      <w:r w:rsidR="00426C46">
        <w:rPr>
          <w:rFonts w:cs="Segoe UI"/>
          <w:szCs w:val="20"/>
        </w:rPr>
        <w:t>Template</w:t>
      </w:r>
      <w:r w:rsidR="00426C46" w:rsidRPr="00E15E16">
        <w:rPr>
          <w:rFonts w:cs="Segoe UI"/>
          <w:szCs w:val="20"/>
        </w:rPr>
        <w:t>.html</w:t>
      </w:r>
      <w:r w:rsidR="00426C46">
        <w:rPr>
          <w:rFonts w:cs="Segoe UI"/>
          <w:szCs w:val="20"/>
        </w:rPr>
        <w:t xml:space="preserve">” </w:t>
      </w:r>
      <w:r w:rsidRPr="00E15E16">
        <w:rPr>
          <w:rFonts w:cs="Segoe UI"/>
          <w:szCs w:val="20"/>
        </w:rPr>
        <w:t xml:space="preserve">page which </w:t>
      </w:r>
      <w:r w:rsidR="00A011B9">
        <w:rPr>
          <w:rFonts w:cs="Segoe UI"/>
          <w:szCs w:val="20"/>
        </w:rPr>
        <w:t>was</w:t>
      </w:r>
      <w:r w:rsidRPr="00E15E16">
        <w:rPr>
          <w:rFonts w:cs="Segoe UI"/>
          <w:szCs w:val="20"/>
        </w:rPr>
        <w:t xml:space="preserve"> uploaded in </w:t>
      </w:r>
      <w:r w:rsidR="00426C46">
        <w:rPr>
          <w:rFonts w:cs="Segoe UI"/>
          <w:szCs w:val="20"/>
        </w:rPr>
        <w:t>Site Pages</w:t>
      </w:r>
    </w:p>
    <w:p w14:paraId="4ACE6AE9" w14:textId="77777777"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Make chrome type as ‘None’</w:t>
      </w:r>
    </w:p>
    <w:p w14:paraId="6BE83B2B" w14:textId="77777777" w:rsidR="00023030" w:rsidRPr="00B37D6A" w:rsidRDefault="00023030" w:rsidP="00023030">
      <w:pPr>
        <w:pStyle w:val="ListParagraph"/>
        <w:spacing w:after="0" w:line="240" w:lineRule="auto"/>
        <w:ind w:left="2160"/>
        <w:rPr>
          <w:rFonts w:cs="Segoe UI"/>
          <w:sz w:val="20"/>
          <w:szCs w:val="20"/>
        </w:rPr>
      </w:pPr>
    </w:p>
    <w:p w14:paraId="4732C83F" w14:textId="77777777" w:rsidR="00023030" w:rsidRPr="00B31A9F" w:rsidRDefault="00023030" w:rsidP="00E15E16">
      <w:pPr>
        <w:rPr>
          <w:rFonts w:cs="Segoe UI"/>
          <w:color w:val="767171" w:themeColor="background2" w:themeShade="80"/>
          <w:sz w:val="20"/>
          <w:szCs w:val="20"/>
        </w:rPr>
      </w:pPr>
      <w:r>
        <w:rPr>
          <w:noProof/>
        </w:rPr>
        <w:lastRenderedPageBreak/>
        <w:drawing>
          <wp:inline distT="0" distB="0" distL="0" distR="0" wp14:anchorId="11C0DFED" wp14:editId="560A7DAD">
            <wp:extent cx="3537284" cy="4800600"/>
            <wp:effectExtent l="133350" t="114300" r="120650" b="1714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EB854" w14:textId="77777777" w:rsidR="00023030" w:rsidRDefault="00023030" w:rsidP="00E15E16"/>
    <w:p w14:paraId="1A726CD9" w14:textId="77777777" w:rsidR="00023030" w:rsidRDefault="00023030" w:rsidP="00D435A3">
      <w:pPr>
        <w:pStyle w:val="ListParagraph"/>
        <w:numPr>
          <w:ilvl w:val="0"/>
          <w:numId w:val="39"/>
        </w:numPr>
      </w:pPr>
      <w:r w:rsidRPr="00B37D6A">
        <w:t>Click on ‘Save’ button</w:t>
      </w:r>
      <w:r>
        <w:t xml:space="preserve"> </w:t>
      </w:r>
    </w:p>
    <w:p w14:paraId="32C67DC0" w14:textId="77777777" w:rsidR="00023030" w:rsidRDefault="00023030" w:rsidP="00D435A3">
      <w:pPr>
        <w:pStyle w:val="ListParagraph"/>
        <w:numPr>
          <w:ilvl w:val="0"/>
          <w:numId w:val="39"/>
        </w:numPr>
      </w:pPr>
      <w:r>
        <w:t>Verify that web dashboard is loading fine</w:t>
      </w:r>
    </w:p>
    <w:p w14:paraId="03D2FC14" w14:textId="77777777" w:rsidR="00023030" w:rsidRDefault="00023030" w:rsidP="00023030">
      <w:pPr>
        <w:pStyle w:val="ListParagraph"/>
        <w:spacing w:after="0" w:line="240" w:lineRule="auto"/>
        <w:ind w:left="1440"/>
        <w:rPr>
          <w:rFonts w:cs="Segoe UI"/>
          <w:sz w:val="20"/>
          <w:szCs w:val="20"/>
        </w:rPr>
      </w:pPr>
    </w:p>
    <w:p w14:paraId="0F97B2B2" w14:textId="77777777" w:rsidR="00023030" w:rsidRDefault="00023030" w:rsidP="00E15E16">
      <w:r>
        <w:rPr>
          <w:noProof/>
        </w:rPr>
        <w:drawing>
          <wp:inline distT="0" distB="0" distL="0" distR="0" wp14:anchorId="5B727919" wp14:editId="36CE20F2">
            <wp:extent cx="2455983" cy="2533650"/>
            <wp:effectExtent l="133350" t="114300" r="135255" b="1714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014-10-30_16254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68637" cy="2546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F6276C" w14:textId="77777777" w:rsidR="00023030" w:rsidRDefault="00023030" w:rsidP="00B818AC">
      <w:pPr>
        <w:pStyle w:val="ListNumber"/>
      </w:pPr>
      <w:r>
        <w:t>Provision Settings page:</w:t>
      </w:r>
    </w:p>
    <w:p w14:paraId="666D28F1" w14:textId="77777777" w:rsidR="009E5633" w:rsidRPr="00E15E16" w:rsidRDefault="009E5633" w:rsidP="004F584D">
      <w:pPr>
        <w:keepNext/>
        <w:ind w:firstLine="360"/>
        <w:rPr>
          <w:b/>
          <w:sz w:val="20"/>
          <w:szCs w:val="20"/>
        </w:rPr>
      </w:pPr>
      <w:r w:rsidRPr="00E15E16">
        <w:rPr>
          <w:b/>
        </w:rPr>
        <w:t>Settings page configurations</w:t>
      </w:r>
    </w:p>
    <w:p w14:paraId="3642DDE7" w14:textId="66C67222" w:rsidR="00121DF4" w:rsidRPr="009E5633" w:rsidRDefault="009E5633" w:rsidP="00D435A3">
      <w:pPr>
        <w:pStyle w:val="ListParagraph"/>
        <w:numPr>
          <w:ilvl w:val="0"/>
          <w:numId w:val="42"/>
        </w:numPr>
      </w:pPr>
      <w:r>
        <w:t>Navigate to the site collection that was just provisioned</w:t>
      </w:r>
    </w:p>
    <w:p w14:paraId="3E47BEA9" w14:textId="77777777" w:rsidR="00121DF4" w:rsidRPr="00E15E16" w:rsidRDefault="00121DF4" w:rsidP="00D435A3">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616A27C5" w14:textId="77777777" w:rsidR="00121DF4" w:rsidRPr="00FA2EE2" w:rsidRDefault="00121DF4" w:rsidP="00121DF4">
      <w:pPr>
        <w:pStyle w:val="ListParagraph"/>
        <w:spacing w:after="0" w:line="240" w:lineRule="auto"/>
        <w:ind w:left="1440"/>
        <w:rPr>
          <w:rFonts w:cs="Segoe UI"/>
          <w:sz w:val="20"/>
          <w:szCs w:val="20"/>
        </w:rPr>
      </w:pPr>
    </w:p>
    <w:p w14:paraId="40848A42" w14:textId="77777777" w:rsidR="00121DF4" w:rsidRPr="00FA2EE2" w:rsidRDefault="00121DF4" w:rsidP="00E15E16">
      <w:r w:rsidRPr="00FA2EE2">
        <w:rPr>
          <w:noProof/>
        </w:rPr>
        <w:lastRenderedPageBreak/>
        <w:drawing>
          <wp:inline distT="0" distB="0" distL="0" distR="0" wp14:anchorId="07672A6A" wp14:editId="469BBB7D">
            <wp:extent cx="1516982" cy="2105025"/>
            <wp:effectExtent l="19050" t="19050" r="266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0074" cy="2109316"/>
                    </a:xfrm>
                    <a:prstGeom prst="rect">
                      <a:avLst/>
                    </a:prstGeom>
                    <a:ln>
                      <a:solidFill>
                        <a:schemeClr val="tx1"/>
                      </a:solidFill>
                    </a:ln>
                  </pic:spPr>
                </pic:pic>
              </a:graphicData>
            </a:graphic>
          </wp:inline>
        </w:drawing>
      </w:r>
    </w:p>
    <w:p w14:paraId="471F2CC0" w14:textId="7CF0625C" w:rsidR="00121DF4" w:rsidRDefault="00121DF4" w:rsidP="00D435A3">
      <w:pPr>
        <w:pStyle w:val="ListParagraph"/>
        <w:numPr>
          <w:ilvl w:val="0"/>
          <w:numId w:val="43"/>
        </w:numPr>
        <w:spacing w:after="0" w:line="240" w:lineRule="auto"/>
        <w:rPr>
          <w:rFonts w:cs="Segoe UI"/>
          <w:szCs w:val="20"/>
        </w:rPr>
      </w:pPr>
      <w:r w:rsidRPr="00E15E16">
        <w:rPr>
          <w:rFonts w:cs="Segoe UI"/>
          <w:szCs w:val="20"/>
        </w:rPr>
        <w:t>Navigate to ‘Site Pages’</w:t>
      </w:r>
    </w:p>
    <w:p w14:paraId="2CFA6A85" w14:textId="77777777" w:rsidR="004F584D" w:rsidRPr="00E15E16" w:rsidRDefault="004F584D" w:rsidP="004F584D">
      <w:pPr>
        <w:pStyle w:val="ListParagraph"/>
        <w:spacing w:after="0" w:line="240" w:lineRule="auto"/>
        <w:ind w:left="1080"/>
        <w:rPr>
          <w:rFonts w:cs="Segoe UI"/>
          <w:szCs w:val="20"/>
        </w:rPr>
      </w:pPr>
    </w:p>
    <w:p w14:paraId="12048F3B" w14:textId="77777777" w:rsidR="00121DF4" w:rsidRPr="00B31A9F" w:rsidRDefault="00121DF4" w:rsidP="00E15E16">
      <w:pPr>
        <w:rPr>
          <w:rFonts w:cs="Segoe UI"/>
          <w:color w:val="767171" w:themeColor="background2" w:themeShade="80"/>
          <w:sz w:val="20"/>
          <w:szCs w:val="20"/>
        </w:rPr>
      </w:pPr>
      <w:r>
        <w:rPr>
          <w:noProof/>
        </w:rPr>
        <w:drawing>
          <wp:inline distT="0" distB="0" distL="0" distR="0" wp14:anchorId="00088F01" wp14:editId="19ADB4EF">
            <wp:extent cx="1260677" cy="2362200"/>
            <wp:effectExtent l="19050" t="19050" r="158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71202" cy="2381921"/>
                    </a:xfrm>
                    <a:prstGeom prst="rect">
                      <a:avLst/>
                    </a:prstGeom>
                    <a:ln>
                      <a:solidFill>
                        <a:schemeClr val="tx1"/>
                      </a:solidFill>
                    </a:ln>
                  </pic:spPr>
                </pic:pic>
              </a:graphicData>
            </a:graphic>
          </wp:inline>
        </w:drawing>
      </w:r>
    </w:p>
    <w:p w14:paraId="7B178C17" w14:textId="77777777" w:rsidR="00121DF4" w:rsidRDefault="00121DF4" w:rsidP="00121DF4">
      <w:pPr>
        <w:pStyle w:val="ListParagraph"/>
        <w:ind w:left="1440"/>
        <w:rPr>
          <w:rFonts w:cs="Segoe UI"/>
          <w:color w:val="767171" w:themeColor="background2" w:themeShade="80"/>
          <w:sz w:val="20"/>
          <w:szCs w:val="20"/>
        </w:rPr>
      </w:pPr>
    </w:p>
    <w:p w14:paraId="13A7325E" w14:textId="77777777" w:rsidR="00E15E16" w:rsidRDefault="00121DF4" w:rsidP="00D435A3">
      <w:pPr>
        <w:pStyle w:val="ListParagraph"/>
        <w:numPr>
          <w:ilvl w:val="1"/>
          <w:numId w:val="19"/>
        </w:numPr>
        <w:ind w:left="1080"/>
        <w:rPr>
          <w:rFonts w:cs="Segoe UI"/>
          <w:szCs w:val="20"/>
        </w:rPr>
      </w:pPr>
      <w:r w:rsidRPr="00E15E16">
        <w:rPr>
          <w:rFonts w:cs="Segoe UI"/>
          <w:szCs w:val="20"/>
        </w:rPr>
        <w:t>Update settings page URL in ‘SettingsSP’ HTML</w:t>
      </w:r>
    </w:p>
    <w:p w14:paraId="5B9BC462" w14:textId="261BCD7E" w:rsidR="00121DF4" w:rsidRPr="00E15E16" w:rsidRDefault="00121DF4" w:rsidP="00D435A3">
      <w:pPr>
        <w:pStyle w:val="ListParagraph"/>
        <w:numPr>
          <w:ilvl w:val="1"/>
          <w:numId w:val="19"/>
        </w:numPr>
        <w:ind w:left="1080"/>
        <w:rPr>
          <w:rFonts w:cs="Segoe UI"/>
          <w:szCs w:val="20"/>
        </w:rPr>
      </w:pPr>
      <w:r w:rsidRPr="00E15E16">
        <w:rPr>
          <w:rFonts w:cs="Segoe UI"/>
          <w:szCs w:val="20"/>
        </w:rPr>
        <w:t>Location for ‘SettingsSP’ = “&lt;solution location&gt;/Html Chunk/settingssp.html”</w:t>
      </w:r>
    </w:p>
    <w:p w14:paraId="768E58F8" w14:textId="77777777" w:rsidR="00E15E16" w:rsidRDefault="00E15E16" w:rsidP="00E15E16">
      <w:pPr>
        <w:pStyle w:val="ListParagraph"/>
        <w:rPr>
          <w:rFonts w:cs="Segoe UI"/>
          <w:szCs w:val="20"/>
        </w:rPr>
      </w:pPr>
    </w:p>
    <w:p w14:paraId="01C9D040" w14:textId="15158B51" w:rsidR="00121DF4" w:rsidRPr="00E15E16" w:rsidRDefault="00121DF4" w:rsidP="00E15E16">
      <w:pPr>
        <w:pStyle w:val="ListParagraph"/>
        <w:rPr>
          <w:rFonts w:cs="Segoe UI"/>
          <w:szCs w:val="20"/>
        </w:rPr>
      </w:pPr>
      <w:r w:rsidRPr="00E15E16">
        <w:rPr>
          <w:rFonts w:cs="Segoe UI"/>
          <w:szCs w:val="20"/>
        </w:rPr>
        <w:lastRenderedPageBreak/>
        <w:t>Here,</w:t>
      </w:r>
    </w:p>
    <w:p w14:paraId="3646E943" w14:textId="77777777" w:rsidR="00121DF4" w:rsidRPr="00E15E16" w:rsidRDefault="00121DF4" w:rsidP="00E15E16">
      <w:pPr>
        <w:pStyle w:val="ListParagraph"/>
        <w:rPr>
          <w:rFonts w:cs="Segoe UI"/>
          <w:szCs w:val="20"/>
        </w:rPr>
      </w:pPr>
      <w:r w:rsidRPr="00E15E16">
        <w:rPr>
          <w:rFonts w:cs="Segoe UI"/>
          <w:szCs w:val="20"/>
        </w:rPr>
        <w:t>&lt;solution location&gt; = Matter Center Solution location</w:t>
      </w:r>
    </w:p>
    <w:p w14:paraId="596F8A27" w14:textId="77777777" w:rsidR="00121DF4" w:rsidRPr="00FA2EE2" w:rsidRDefault="00121DF4" w:rsidP="00121DF4">
      <w:pPr>
        <w:pStyle w:val="ListParagraph"/>
        <w:ind w:left="1440"/>
        <w:rPr>
          <w:rFonts w:cs="Segoe UI"/>
          <w:sz w:val="20"/>
          <w:szCs w:val="20"/>
        </w:rPr>
      </w:pPr>
    </w:p>
    <w:p w14:paraId="2713F0B5" w14:textId="77777777" w:rsidR="00121DF4" w:rsidRPr="00E15E16" w:rsidRDefault="00121DF4" w:rsidP="00E15E16">
      <w:pPr>
        <w:pStyle w:val="ListParagraph"/>
        <w:rPr>
          <w:rFonts w:cs="Segoe UI"/>
          <w:szCs w:val="20"/>
        </w:rPr>
      </w:pPr>
      <w:r w:rsidRPr="00E15E16">
        <w:rPr>
          <w:rFonts w:cs="Segoe UI"/>
          <w:szCs w:val="20"/>
        </w:rPr>
        <w:t xml:space="preserve">URL should be Azure settings page </w:t>
      </w:r>
    </w:p>
    <w:p w14:paraId="430610DE" w14:textId="77777777" w:rsidR="00121DF4" w:rsidRPr="00FA2EE2" w:rsidRDefault="00121DF4" w:rsidP="00E15E16">
      <w:pPr>
        <w:rPr>
          <w:rFonts w:cs="Segoe UI"/>
          <w:sz w:val="20"/>
          <w:szCs w:val="20"/>
        </w:rPr>
      </w:pPr>
      <w:r>
        <w:rPr>
          <w:noProof/>
        </w:rPr>
        <w:drawing>
          <wp:inline distT="0" distB="0" distL="0" distR="0" wp14:anchorId="5DC9C343" wp14:editId="3B68028B">
            <wp:extent cx="5534025" cy="171450"/>
            <wp:effectExtent l="19050" t="19050" r="28575" b="190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171450"/>
                    </a:xfrm>
                    <a:prstGeom prst="rect">
                      <a:avLst/>
                    </a:prstGeom>
                    <a:ln>
                      <a:solidFill>
                        <a:schemeClr val="tx1"/>
                      </a:solidFill>
                    </a:ln>
                  </pic:spPr>
                </pic:pic>
              </a:graphicData>
            </a:graphic>
          </wp:inline>
        </w:drawing>
      </w:r>
    </w:p>
    <w:p w14:paraId="5AC1E891" w14:textId="77777777" w:rsidR="00121DF4" w:rsidRPr="00E15E16" w:rsidRDefault="00121DF4" w:rsidP="00D435A3">
      <w:pPr>
        <w:pStyle w:val="ListParagraph"/>
        <w:numPr>
          <w:ilvl w:val="0"/>
          <w:numId w:val="19"/>
        </w:numPr>
        <w:rPr>
          <w:rFonts w:cs="Segoe UI"/>
          <w:szCs w:val="20"/>
        </w:rPr>
      </w:pPr>
      <w:r w:rsidRPr="00E15E16">
        <w:rPr>
          <w:rFonts w:cs="Segoe UI"/>
          <w:szCs w:val="20"/>
        </w:rPr>
        <w:t>Upload following HTML page under ‘Site Pages’</w:t>
      </w:r>
    </w:p>
    <w:p w14:paraId="1DB368A9" w14:textId="5865C4FD" w:rsidR="00121DF4" w:rsidRPr="00E15E16" w:rsidRDefault="00121DF4" w:rsidP="00D435A3">
      <w:pPr>
        <w:pStyle w:val="ListParagraph"/>
        <w:numPr>
          <w:ilvl w:val="0"/>
          <w:numId w:val="42"/>
        </w:numPr>
        <w:ind w:left="1440"/>
      </w:pPr>
      <w:r w:rsidRPr="00E15E16">
        <w:t>SettingsSP.html</w:t>
      </w:r>
    </w:p>
    <w:p w14:paraId="7A19D798" w14:textId="77777777" w:rsidR="00121DF4" w:rsidRPr="00E15E16" w:rsidRDefault="00121DF4" w:rsidP="00D435A3">
      <w:pPr>
        <w:pStyle w:val="ListParagraph"/>
        <w:numPr>
          <w:ilvl w:val="0"/>
          <w:numId w:val="42"/>
        </w:numPr>
        <w:ind w:left="1440"/>
      </w:pPr>
      <w:r w:rsidRPr="00E15E16">
        <w:t>Create a new page using Wiki template and provide any name. For example, ’settings’</w:t>
      </w:r>
    </w:p>
    <w:p w14:paraId="22129654" w14:textId="77777777" w:rsidR="00121DF4" w:rsidRPr="00FA2EE2" w:rsidRDefault="00121DF4" w:rsidP="00E15E16">
      <w:pPr>
        <w:rPr>
          <w:rFonts w:cs="Segoe UI"/>
          <w:sz w:val="20"/>
          <w:szCs w:val="20"/>
        </w:rPr>
      </w:pPr>
      <w:r>
        <w:rPr>
          <w:noProof/>
        </w:rPr>
        <w:drawing>
          <wp:inline distT="0" distB="0" distL="0" distR="0" wp14:anchorId="726BEE07" wp14:editId="16198999">
            <wp:extent cx="3019425" cy="1051790"/>
            <wp:effectExtent l="19050" t="19050" r="952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7589" cy="1058117"/>
                    </a:xfrm>
                    <a:prstGeom prst="rect">
                      <a:avLst/>
                    </a:prstGeom>
                    <a:ln>
                      <a:solidFill>
                        <a:schemeClr val="tx1"/>
                      </a:solidFill>
                    </a:ln>
                  </pic:spPr>
                </pic:pic>
              </a:graphicData>
            </a:graphic>
          </wp:inline>
        </w:drawing>
      </w:r>
    </w:p>
    <w:p w14:paraId="3E1DD39B" w14:textId="77777777" w:rsidR="00121DF4" w:rsidRPr="00FA2EE2" w:rsidRDefault="00121DF4" w:rsidP="00121DF4">
      <w:pPr>
        <w:pStyle w:val="ListParagraph"/>
        <w:ind w:left="1440"/>
        <w:rPr>
          <w:rFonts w:cs="Segoe UI"/>
          <w:sz w:val="20"/>
          <w:szCs w:val="20"/>
        </w:rPr>
      </w:pPr>
    </w:p>
    <w:p w14:paraId="194BB8E7"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To add new web part we have to perform following steps</w:t>
      </w:r>
    </w:p>
    <w:p w14:paraId="0901365C" w14:textId="77777777" w:rsidR="00121DF4" w:rsidRPr="00FA2EE2" w:rsidRDefault="00121DF4" w:rsidP="00D435A3">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 </w:t>
      </w:r>
    </w:p>
    <w:p w14:paraId="0E8F22FE" w14:textId="77777777" w:rsidR="00121DF4" w:rsidRPr="00FA2EE2" w:rsidRDefault="00121DF4" w:rsidP="00E15E16">
      <w:r w:rsidRPr="00FA2EE2">
        <w:rPr>
          <w:noProof/>
        </w:rPr>
        <w:drawing>
          <wp:inline distT="0" distB="0" distL="0" distR="0" wp14:anchorId="1C90EA5C" wp14:editId="352CE9F7">
            <wp:extent cx="2638425" cy="1545435"/>
            <wp:effectExtent l="19050" t="19050" r="9525" b="171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9657" cy="1563729"/>
                    </a:xfrm>
                    <a:prstGeom prst="rect">
                      <a:avLst/>
                    </a:prstGeom>
                    <a:ln>
                      <a:solidFill>
                        <a:schemeClr val="tx1"/>
                      </a:solidFill>
                    </a:ln>
                  </pic:spPr>
                </pic:pic>
              </a:graphicData>
            </a:graphic>
          </wp:inline>
        </w:drawing>
      </w:r>
    </w:p>
    <w:p w14:paraId="005B25A8" w14:textId="77777777" w:rsidR="00121DF4" w:rsidRPr="00FA2EE2" w:rsidRDefault="00121DF4" w:rsidP="00121DF4">
      <w:pPr>
        <w:spacing w:after="0" w:line="240" w:lineRule="auto"/>
        <w:rPr>
          <w:rFonts w:cs="Segoe UI"/>
          <w:sz w:val="20"/>
          <w:szCs w:val="20"/>
        </w:rPr>
      </w:pPr>
    </w:p>
    <w:p w14:paraId="43C047FE" w14:textId="77777777" w:rsidR="00121DF4" w:rsidRPr="00FA2EE2" w:rsidRDefault="00121DF4" w:rsidP="00D435A3">
      <w:pPr>
        <w:pStyle w:val="ListParagraph"/>
        <w:numPr>
          <w:ilvl w:val="0"/>
          <w:numId w:val="19"/>
        </w:numPr>
        <w:rPr>
          <w:rFonts w:cs="Segoe UI"/>
          <w:sz w:val="20"/>
          <w:szCs w:val="20"/>
        </w:rPr>
      </w:pPr>
      <w:r w:rsidRPr="00E15E16">
        <w:rPr>
          <w:rFonts w:cs="Segoe UI"/>
          <w:szCs w:val="20"/>
        </w:rPr>
        <w:t>Configure web part with following settings</w:t>
      </w:r>
    </w:p>
    <w:p w14:paraId="4296AA53" w14:textId="3688C5F1" w:rsidR="00121DF4" w:rsidRPr="00FA2EE2" w:rsidRDefault="00121DF4" w:rsidP="009675DA">
      <w:pPr>
        <w:pStyle w:val="ListParagraph"/>
        <w:numPr>
          <w:ilvl w:val="0"/>
          <w:numId w:val="42"/>
        </w:numPr>
        <w:ind w:left="1440"/>
      </w:pPr>
      <w:r w:rsidRPr="00FA2EE2">
        <w:lastRenderedPageBreak/>
        <w:t xml:space="preserve">Provide URL of </w:t>
      </w:r>
      <w:r w:rsidR="00A011B9">
        <w:t>“</w:t>
      </w:r>
      <w:r w:rsidR="00A011B9" w:rsidRPr="00E15E16">
        <w:t>SettingsSP.html</w:t>
      </w:r>
      <w:r w:rsidR="00A011B9">
        <w:t>”</w:t>
      </w:r>
      <w:r w:rsidR="00A011B9" w:rsidRPr="00FA2EE2">
        <w:t xml:space="preserve"> </w:t>
      </w:r>
      <w:r w:rsidRPr="00FA2EE2">
        <w:t xml:space="preserve">page which </w:t>
      </w:r>
      <w:r w:rsidR="00A011B9">
        <w:rPr>
          <w:rFonts w:cs="Segoe UI"/>
          <w:szCs w:val="20"/>
        </w:rPr>
        <w:t>was</w:t>
      </w:r>
      <w:r w:rsidR="00A011B9" w:rsidRPr="00E15E16">
        <w:rPr>
          <w:rFonts w:cs="Segoe UI"/>
          <w:szCs w:val="20"/>
        </w:rPr>
        <w:t xml:space="preserve"> uploaded in </w:t>
      </w:r>
      <w:r w:rsidR="00A011B9">
        <w:rPr>
          <w:rFonts w:cs="Segoe UI"/>
          <w:szCs w:val="20"/>
        </w:rPr>
        <w:t>Site Pages</w:t>
      </w:r>
      <w:r w:rsidR="00A011B9" w:rsidRPr="00FA2EE2" w:rsidDel="00A011B9">
        <w:t xml:space="preserve"> </w:t>
      </w:r>
    </w:p>
    <w:p w14:paraId="29110C38" w14:textId="77777777" w:rsidR="00121DF4" w:rsidRPr="00FA2EE2" w:rsidRDefault="00121DF4" w:rsidP="00D435A3">
      <w:pPr>
        <w:pStyle w:val="ListParagraph"/>
        <w:numPr>
          <w:ilvl w:val="0"/>
          <w:numId w:val="44"/>
        </w:numPr>
      </w:pPr>
      <w:r w:rsidRPr="00FA2EE2">
        <w:t>Make chrome type as ‘None’</w:t>
      </w:r>
    </w:p>
    <w:p w14:paraId="0E0E8090" w14:textId="77777777" w:rsidR="00121DF4" w:rsidRPr="00B37D6A" w:rsidRDefault="00121DF4" w:rsidP="00121DF4">
      <w:pPr>
        <w:pStyle w:val="ListParagraph"/>
        <w:spacing w:after="0" w:line="240" w:lineRule="auto"/>
        <w:ind w:left="2160"/>
        <w:rPr>
          <w:rFonts w:cs="Segoe UI"/>
          <w:sz w:val="20"/>
          <w:szCs w:val="20"/>
        </w:rPr>
      </w:pPr>
    </w:p>
    <w:p w14:paraId="5D66BAF9" w14:textId="77777777" w:rsidR="00121DF4" w:rsidRPr="00B31A9F" w:rsidRDefault="00121DF4" w:rsidP="00E15E16">
      <w:r>
        <w:rPr>
          <w:noProof/>
        </w:rPr>
        <w:drawing>
          <wp:inline distT="0" distB="0" distL="0" distR="0" wp14:anchorId="65C54C70" wp14:editId="17B8C3E5">
            <wp:extent cx="2354617" cy="3219450"/>
            <wp:effectExtent l="19050" t="19050" r="26670" b="190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491FD82B" w14:textId="77777777" w:rsidR="00121DF4" w:rsidRPr="00662439" w:rsidRDefault="00121DF4" w:rsidP="00E15E16">
      <w:pPr>
        <w:spacing w:after="0" w:line="240" w:lineRule="auto"/>
        <w:rPr>
          <w:rFonts w:cs="Segoe UI"/>
          <w:sz w:val="20"/>
          <w:szCs w:val="20"/>
        </w:rPr>
      </w:pPr>
    </w:p>
    <w:p w14:paraId="65B4D12C"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Click on ‘Save’ button</w:t>
      </w:r>
    </w:p>
    <w:p w14:paraId="64C95FDF" w14:textId="748402BC"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Select “Site Contents” and then select “Site Pages” as shown below:</w:t>
      </w:r>
    </w:p>
    <w:p w14:paraId="0769DE30" w14:textId="77777777" w:rsidR="00E15E16" w:rsidRDefault="00E15E16" w:rsidP="00E15E16">
      <w:pPr>
        <w:pStyle w:val="ListParagraph"/>
        <w:spacing w:after="0" w:line="240" w:lineRule="auto"/>
        <w:ind w:left="1080"/>
        <w:rPr>
          <w:rFonts w:cs="Segoe UI"/>
          <w:sz w:val="20"/>
          <w:szCs w:val="20"/>
        </w:rPr>
      </w:pPr>
    </w:p>
    <w:p w14:paraId="1C6FD484" w14:textId="77777777" w:rsidR="00121DF4" w:rsidRDefault="00121DF4" w:rsidP="00E15E16">
      <w:pPr>
        <w:rPr>
          <w:rFonts w:cs="Segoe UI"/>
          <w:sz w:val="20"/>
          <w:szCs w:val="20"/>
        </w:rPr>
      </w:pPr>
      <w:r>
        <w:rPr>
          <w:noProof/>
        </w:rPr>
        <w:lastRenderedPageBreak/>
        <w:drawing>
          <wp:inline distT="0" distB="0" distL="0" distR="0" wp14:anchorId="207F8C82" wp14:editId="6D1AEC7E">
            <wp:extent cx="1485900" cy="2784213"/>
            <wp:effectExtent l="19050" t="19050" r="19050" b="165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6567" cy="2804200"/>
                    </a:xfrm>
                    <a:prstGeom prst="rect">
                      <a:avLst/>
                    </a:prstGeom>
                    <a:ln>
                      <a:solidFill>
                        <a:schemeClr val="tx1"/>
                      </a:solidFill>
                    </a:ln>
                  </pic:spPr>
                </pic:pic>
              </a:graphicData>
            </a:graphic>
          </wp:inline>
        </w:drawing>
      </w:r>
    </w:p>
    <w:p w14:paraId="09389204" w14:textId="69E08E69" w:rsidR="00121DF4" w:rsidRPr="00E15E16" w:rsidRDefault="00121DF4" w:rsidP="00D435A3">
      <w:pPr>
        <w:pStyle w:val="ListParagraph"/>
        <w:numPr>
          <w:ilvl w:val="0"/>
          <w:numId w:val="19"/>
        </w:numPr>
        <w:spacing w:after="0" w:line="240" w:lineRule="auto"/>
        <w:rPr>
          <w:rFonts w:cs="Segoe UI"/>
          <w:sz w:val="20"/>
          <w:szCs w:val="20"/>
        </w:rPr>
      </w:pPr>
      <w:r w:rsidRPr="00E15E16">
        <w:rPr>
          <w:rFonts w:cs="Segoe UI"/>
          <w:szCs w:val="20"/>
        </w:rPr>
        <w:t>Click on “…” icon on “Settings.aspx” row as shown below:</w:t>
      </w:r>
    </w:p>
    <w:p w14:paraId="66C44EAC" w14:textId="77777777" w:rsidR="00E15E16" w:rsidRDefault="00E15E16" w:rsidP="00E15E16">
      <w:pPr>
        <w:pStyle w:val="ListParagraph"/>
        <w:spacing w:after="0" w:line="240" w:lineRule="auto"/>
        <w:ind w:left="1080"/>
        <w:rPr>
          <w:rFonts w:cs="Segoe UI"/>
          <w:sz w:val="20"/>
          <w:szCs w:val="20"/>
        </w:rPr>
      </w:pPr>
    </w:p>
    <w:p w14:paraId="5A46508F" w14:textId="77777777" w:rsidR="00121DF4" w:rsidRDefault="00121DF4" w:rsidP="00E15E16">
      <w:pPr>
        <w:rPr>
          <w:rFonts w:cs="Segoe UI"/>
          <w:sz w:val="20"/>
          <w:szCs w:val="20"/>
        </w:rPr>
      </w:pPr>
      <w:r>
        <w:rPr>
          <w:noProof/>
        </w:rPr>
        <w:drawing>
          <wp:inline distT="0" distB="0" distL="0" distR="0" wp14:anchorId="63F5F5F8" wp14:editId="2DDADC74">
            <wp:extent cx="3819525" cy="1507406"/>
            <wp:effectExtent l="19050" t="19050" r="9525" b="171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9185" cy="1511218"/>
                    </a:xfrm>
                    <a:prstGeom prst="rect">
                      <a:avLst/>
                    </a:prstGeom>
                    <a:ln>
                      <a:solidFill>
                        <a:schemeClr val="tx1"/>
                      </a:solidFill>
                    </a:ln>
                  </pic:spPr>
                </pic:pic>
              </a:graphicData>
            </a:graphic>
          </wp:inline>
        </w:drawing>
      </w:r>
    </w:p>
    <w:p w14:paraId="568D6520"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In the fly out that opens, click on “…” and then select “Shared With” as shown below:</w:t>
      </w:r>
    </w:p>
    <w:p w14:paraId="096D5B0A" w14:textId="77777777" w:rsidR="00121DF4" w:rsidRDefault="00121DF4" w:rsidP="00E15E16">
      <w:pPr>
        <w:rPr>
          <w:rFonts w:cs="Segoe UI"/>
          <w:sz w:val="20"/>
          <w:szCs w:val="20"/>
        </w:rPr>
      </w:pPr>
      <w:r>
        <w:rPr>
          <w:noProof/>
        </w:rPr>
        <w:lastRenderedPageBreak/>
        <w:drawing>
          <wp:inline distT="0" distB="0" distL="0" distR="0" wp14:anchorId="4719877F" wp14:editId="62A5F314">
            <wp:extent cx="2735287" cy="2324100"/>
            <wp:effectExtent l="19050" t="19050" r="27305" b="190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1375" cy="2329273"/>
                    </a:xfrm>
                    <a:prstGeom prst="rect">
                      <a:avLst/>
                    </a:prstGeom>
                    <a:ln>
                      <a:solidFill>
                        <a:schemeClr val="tx1"/>
                      </a:solidFill>
                    </a:ln>
                  </pic:spPr>
                </pic:pic>
              </a:graphicData>
            </a:graphic>
          </wp:inline>
        </w:drawing>
      </w:r>
    </w:p>
    <w:p w14:paraId="434A3D03" w14:textId="488D9B31" w:rsidR="00121DF4" w:rsidRDefault="00121DF4" w:rsidP="00D435A3">
      <w:pPr>
        <w:pStyle w:val="ListParagraph"/>
        <w:numPr>
          <w:ilvl w:val="0"/>
          <w:numId w:val="19"/>
        </w:numPr>
        <w:spacing w:after="0" w:line="240" w:lineRule="auto"/>
        <w:rPr>
          <w:rFonts w:cs="Segoe UI"/>
        </w:rPr>
      </w:pPr>
      <w:r w:rsidRPr="00E15E16">
        <w:rPr>
          <w:rFonts w:cs="Segoe UI"/>
        </w:rPr>
        <w:t>In the popup that opens up, select “Advanced” as shown below:</w:t>
      </w:r>
    </w:p>
    <w:p w14:paraId="7B87782B" w14:textId="77777777" w:rsidR="00E15E16" w:rsidRPr="00E15E16" w:rsidRDefault="00E15E16" w:rsidP="00E15E16">
      <w:pPr>
        <w:pStyle w:val="ListParagraph"/>
        <w:spacing w:after="0" w:line="240" w:lineRule="auto"/>
        <w:ind w:left="1080"/>
        <w:rPr>
          <w:rFonts w:cs="Segoe UI"/>
        </w:rPr>
      </w:pPr>
    </w:p>
    <w:p w14:paraId="121386A4" w14:textId="77777777" w:rsidR="00121DF4" w:rsidRDefault="00121DF4" w:rsidP="00E15E16">
      <w:pPr>
        <w:rPr>
          <w:rFonts w:cs="Segoe UI"/>
          <w:sz w:val="20"/>
          <w:szCs w:val="20"/>
        </w:rPr>
      </w:pPr>
      <w:r>
        <w:rPr>
          <w:noProof/>
        </w:rPr>
        <w:drawing>
          <wp:inline distT="0" distB="0" distL="0" distR="0" wp14:anchorId="13312389" wp14:editId="20E84F01">
            <wp:extent cx="4600575" cy="2337874"/>
            <wp:effectExtent l="19050" t="19050" r="9525" b="2476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8283" cy="2341791"/>
                    </a:xfrm>
                    <a:prstGeom prst="rect">
                      <a:avLst/>
                    </a:prstGeom>
                    <a:ln>
                      <a:solidFill>
                        <a:schemeClr val="tx1"/>
                      </a:solidFill>
                    </a:ln>
                  </pic:spPr>
                </pic:pic>
              </a:graphicData>
            </a:graphic>
          </wp:inline>
        </w:drawing>
      </w:r>
    </w:p>
    <w:p w14:paraId="1221004C"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In the page that opens up, click on “Stop Inheriting Permissions”</w:t>
      </w:r>
    </w:p>
    <w:p w14:paraId="1715185D" w14:textId="77777777" w:rsidR="00121DF4" w:rsidRDefault="00121DF4" w:rsidP="00E15E16">
      <w:pPr>
        <w:rPr>
          <w:rFonts w:cs="Segoe UI"/>
          <w:sz w:val="20"/>
          <w:szCs w:val="20"/>
        </w:rPr>
      </w:pPr>
      <w:r>
        <w:rPr>
          <w:noProof/>
        </w:rPr>
        <w:lastRenderedPageBreak/>
        <w:drawing>
          <wp:inline distT="0" distB="0" distL="0" distR="0" wp14:anchorId="5902FBD1" wp14:editId="65339DA9">
            <wp:extent cx="2924175" cy="2976931"/>
            <wp:effectExtent l="19050" t="19050" r="9525" b="139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6550" cy="2979349"/>
                    </a:xfrm>
                    <a:prstGeom prst="rect">
                      <a:avLst/>
                    </a:prstGeom>
                    <a:ln>
                      <a:solidFill>
                        <a:schemeClr val="tx1"/>
                      </a:solidFill>
                    </a:ln>
                  </pic:spPr>
                </pic:pic>
              </a:graphicData>
            </a:graphic>
          </wp:inline>
        </w:drawing>
      </w:r>
    </w:p>
    <w:p w14:paraId="1F545678" w14:textId="1E742B7D" w:rsidR="00121DF4" w:rsidRDefault="00121DF4" w:rsidP="00D435A3">
      <w:pPr>
        <w:pStyle w:val="ListParagraph"/>
        <w:numPr>
          <w:ilvl w:val="0"/>
          <w:numId w:val="19"/>
        </w:numPr>
        <w:spacing w:after="0" w:line="240" w:lineRule="auto"/>
        <w:rPr>
          <w:rFonts w:cs="Segoe UI"/>
        </w:rPr>
      </w:pPr>
      <w:r w:rsidRPr="00E15E16">
        <w:rPr>
          <w:rFonts w:cs="Segoe UI"/>
        </w:rPr>
        <w:t>Remove the permissions of all the users/groups except for “Owners group” as shown below:</w:t>
      </w:r>
    </w:p>
    <w:p w14:paraId="69B5263C" w14:textId="77777777" w:rsidR="00E15E16" w:rsidRPr="00E15E16" w:rsidRDefault="00E15E16" w:rsidP="00E15E16">
      <w:pPr>
        <w:pStyle w:val="ListParagraph"/>
        <w:spacing w:after="0" w:line="240" w:lineRule="auto"/>
        <w:ind w:left="1080"/>
        <w:rPr>
          <w:rFonts w:cs="Segoe UI"/>
        </w:rPr>
      </w:pPr>
    </w:p>
    <w:p w14:paraId="0185F34B" w14:textId="77777777" w:rsidR="00121DF4" w:rsidRPr="0048314B" w:rsidRDefault="00121DF4" w:rsidP="00E15E16">
      <w:pPr>
        <w:rPr>
          <w:rFonts w:cs="Segoe UI"/>
          <w:sz w:val="20"/>
          <w:szCs w:val="20"/>
        </w:rPr>
      </w:pPr>
      <w:r>
        <w:rPr>
          <w:noProof/>
        </w:rPr>
        <w:drawing>
          <wp:inline distT="0" distB="0" distL="0" distR="0" wp14:anchorId="680F36E7" wp14:editId="614B17BD">
            <wp:extent cx="5048250" cy="649908"/>
            <wp:effectExtent l="19050" t="19050" r="19050" b="171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9349" cy="659061"/>
                    </a:xfrm>
                    <a:prstGeom prst="rect">
                      <a:avLst/>
                    </a:prstGeom>
                    <a:ln>
                      <a:solidFill>
                        <a:schemeClr val="tx1"/>
                      </a:solidFill>
                    </a:ln>
                  </pic:spPr>
                </pic:pic>
              </a:graphicData>
            </a:graphic>
          </wp:inline>
        </w:drawing>
      </w:r>
    </w:p>
    <w:p w14:paraId="0AD3327B" w14:textId="77777777" w:rsidR="00121DF4" w:rsidRDefault="00121DF4" w:rsidP="00121DF4">
      <w:pPr>
        <w:pStyle w:val="ListParagraph"/>
        <w:spacing w:after="0" w:line="240" w:lineRule="auto"/>
        <w:ind w:left="1440"/>
        <w:rPr>
          <w:rFonts w:cs="Segoe UI"/>
          <w:sz w:val="20"/>
          <w:szCs w:val="20"/>
        </w:rPr>
      </w:pPr>
    </w:p>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4AA8905B" w14:textId="0224DBF4" w:rsidR="00E629F6" w:rsidRPr="00B42A31" w:rsidRDefault="00E629F6" w:rsidP="00CF4E68">
      <w:pPr>
        <w:pStyle w:val="Heading1"/>
      </w:pPr>
      <w:bookmarkStart w:id="246" w:name="_Toc445918872"/>
      <w:r w:rsidRPr="00B42A31">
        <w:lastRenderedPageBreak/>
        <w:t>Appendix</w:t>
      </w:r>
      <w:r>
        <w:t xml:space="preserve"> B</w:t>
      </w:r>
      <w:bookmarkEnd w:id="246"/>
    </w:p>
    <w:p w14:paraId="42033CB5" w14:textId="112F51C7" w:rsidR="00023030" w:rsidRPr="00B818AC" w:rsidRDefault="00E629F6" w:rsidP="00304A95">
      <w:pPr>
        <w:pStyle w:val="Heading2"/>
        <w:rPr>
          <w:rFonts w:eastAsia="Times New Roman"/>
        </w:rPr>
      </w:pPr>
      <w:bookmarkStart w:id="247" w:name="_Toc445918873"/>
      <w:r w:rsidRPr="00B818AC">
        <w:rPr>
          <w:rFonts w:eastAsia="Times New Roman"/>
        </w:rPr>
        <w:t>Change</w:t>
      </w:r>
      <w:r w:rsidR="00A866B5" w:rsidRPr="00B818AC">
        <w:rPr>
          <w:rFonts w:eastAsia="Times New Roman"/>
        </w:rPr>
        <w:t xml:space="preserve"> app </w:t>
      </w:r>
      <w:r w:rsidRPr="00B818AC">
        <w:rPr>
          <w:rFonts w:eastAsia="Times New Roman"/>
        </w:rPr>
        <w:t>settings on Azure</w:t>
      </w:r>
      <w:bookmarkEnd w:id="247"/>
    </w:p>
    <w:p w14:paraId="7C9215E3" w14:textId="5C0DBDFE" w:rsidR="00E629F6" w:rsidRPr="00B818AC" w:rsidRDefault="00A866B5" w:rsidP="00D435A3">
      <w:pPr>
        <w:pStyle w:val="ListNumber"/>
        <w:numPr>
          <w:ilvl w:val="0"/>
          <w:numId w:val="47"/>
        </w:numPr>
      </w:pPr>
      <w:r w:rsidRPr="00B818AC">
        <w:t xml:space="preserve">Go to Azure Portal using the following URL: </w:t>
      </w:r>
      <w:hyperlink r:id="rId74" w:history="1">
        <w:r w:rsidRPr="00B818AC">
          <w:rPr>
            <w:rStyle w:val="Hyperlink"/>
            <w:rFonts w:eastAsiaTheme="majorEastAsia" w:cs="Segoe UI"/>
          </w:rPr>
          <w:t>https://manage.windowsazure.com</w:t>
        </w:r>
      </w:hyperlink>
    </w:p>
    <w:p w14:paraId="0C490A4C" w14:textId="44AD95BD" w:rsidR="00A866B5" w:rsidRPr="00B818AC" w:rsidRDefault="00A866B5" w:rsidP="00B818AC">
      <w:pPr>
        <w:pStyle w:val="ListNumber"/>
      </w:pPr>
      <w:r w:rsidRPr="00B818AC">
        <w:t>Enter the credentials it asks for, then from the left navigation select “Web Apps” and then select the web app where you hosted “Matter Center Service”</w:t>
      </w:r>
      <w:r w:rsidR="00A64273" w:rsidRPr="00B818AC">
        <w:t xml:space="preserve"> or “Matter Center Site</w:t>
      </w:r>
      <w:r w:rsidR="00B818AC" w:rsidRPr="00B818AC">
        <w:t>”,</w:t>
      </w:r>
      <w:r w:rsidRPr="00B818AC">
        <w:t xml:space="preserve"> as shown below:</w:t>
      </w:r>
    </w:p>
    <w:p w14:paraId="076F6A13" w14:textId="645F5038" w:rsidR="00A866B5" w:rsidRPr="00B818AC" w:rsidRDefault="00A866B5" w:rsidP="00B818AC">
      <w:pPr>
        <w:rPr>
          <w:rFonts w:eastAsiaTheme="majorEastAsia" w:cs="Segoe UI"/>
        </w:rPr>
      </w:pPr>
      <w:r w:rsidRPr="00B818AC">
        <w:rPr>
          <w:noProof/>
        </w:rPr>
        <w:drawing>
          <wp:inline distT="0" distB="0" distL="0" distR="0" wp14:anchorId="3795633D" wp14:editId="3FC6E3F5">
            <wp:extent cx="8134350" cy="113485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34859" cy="1148877"/>
                    </a:xfrm>
                    <a:prstGeom prst="rect">
                      <a:avLst/>
                    </a:prstGeom>
                    <a:ln>
                      <a:solidFill>
                        <a:schemeClr val="tx1"/>
                      </a:solidFill>
                    </a:ln>
                  </pic:spPr>
                </pic:pic>
              </a:graphicData>
            </a:graphic>
          </wp:inline>
        </w:drawing>
      </w:r>
    </w:p>
    <w:p w14:paraId="51E26319" w14:textId="13FD2276" w:rsidR="00A866B5" w:rsidRPr="00B818AC" w:rsidRDefault="00A866B5" w:rsidP="00B818AC">
      <w:pPr>
        <w:pStyle w:val="ListNumber"/>
      </w:pPr>
      <w:r w:rsidRPr="00B818AC">
        <w:t>Now click on “Configure” tab and go to “app settings” section as shown below:</w:t>
      </w:r>
    </w:p>
    <w:p w14:paraId="52D36CAE" w14:textId="5BE0D24C" w:rsidR="00A866B5" w:rsidRDefault="00A866B5" w:rsidP="00B818AC">
      <w:pPr>
        <w:rPr>
          <w:rFonts w:eastAsiaTheme="majorEastAsia" w:cs="Segoe UI"/>
          <w:sz w:val="20"/>
          <w:szCs w:val="20"/>
        </w:rPr>
      </w:pPr>
      <w:r>
        <w:rPr>
          <w:noProof/>
        </w:rPr>
        <w:drawing>
          <wp:inline distT="0" distB="0" distL="0" distR="0" wp14:anchorId="5AF08E57" wp14:editId="420E3873">
            <wp:extent cx="6800850" cy="1977718"/>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36732" cy="1988153"/>
                    </a:xfrm>
                    <a:prstGeom prst="rect">
                      <a:avLst/>
                    </a:prstGeom>
                    <a:ln>
                      <a:solidFill>
                        <a:schemeClr val="tx1"/>
                      </a:solidFill>
                    </a:ln>
                  </pic:spPr>
                </pic:pic>
              </a:graphicData>
            </a:graphic>
          </wp:inline>
        </w:drawing>
      </w:r>
    </w:p>
    <w:p w14:paraId="00376D99" w14:textId="194EA6F3" w:rsidR="00A866B5" w:rsidRDefault="00A866B5" w:rsidP="00B818AC">
      <w:pPr>
        <w:pStyle w:val="ListNumber"/>
      </w:pPr>
      <w:r>
        <w:t>Update the field as per the requirement and then click on “Save” button as shown below:</w:t>
      </w:r>
    </w:p>
    <w:p w14:paraId="0019C516" w14:textId="7412EC30" w:rsidR="00A64273" w:rsidRDefault="00A64273" w:rsidP="00B818AC">
      <w:pPr>
        <w:rPr>
          <w:rFonts w:eastAsiaTheme="majorEastAsia" w:cs="Segoe UI"/>
          <w:sz w:val="20"/>
          <w:szCs w:val="20"/>
        </w:rPr>
      </w:pPr>
      <w:r>
        <w:rPr>
          <w:noProof/>
        </w:rPr>
        <w:lastRenderedPageBreak/>
        <w:drawing>
          <wp:inline distT="0" distB="0" distL="0" distR="0" wp14:anchorId="14FBDE5B" wp14:editId="12B088F0">
            <wp:extent cx="3876675" cy="762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675" cy="762000"/>
                    </a:xfrm>
                    <a:prstGeom prst="rect">
                      <a:avLst/>
                    </a:prstGeom>
                    <a:ln>
                      <a:solidFill>
                        <a:schemeClr val="tx1"/>
                      </a:solidFill>
                    </a:ln>
                  </pic:spPr>
                </pic:pic>
              </a:graphicData>
            </a:graphic>
          </wp:inline>
        </w:drawing>
      </w:r>
    </w:p>
    <w:p w14:paraId="6F56B4D0" w14:textId="37360EE6" w:rsidR="00A64273" w:rsidRDefault="00A64273" w:rsidP="00B818AC">
      <w:pPr>
        <w:pStyle w:val="ListNumber"/>
      </w:pPr>
      <w:r>
        <w:t>Success message should be displayed after clicking on “Save”</w:t>
      </w:r>
      <w:r w:rsidR="00B818AC">
        <w:t>.</w:t>
      </w:r>
    </w:p>
    <w:p w14:paraId="00C9C1C5" w14:textId="77777777" w:rsidR="007E3B38" w:rsidRDefault="007E3B38" w:rsidP="007E3B38">
      <w:pPr>
        <w:rPr>
          <w:rFonts w:eastAsiaTheme="majorEastAsia" w:cs="Segoe UI"/>
          <w:sz w:val="20"/>
          <w:szCs w:val="20"/>
        </w:rPr>
      </w:pPr>
    </w:p>
    <w:p w14:paraId="04361648" w14:textId="77777777" w:rsidR="00B25823" w:rsidRDefault="00B25823">
      <w:pPr>
        <w:rPr>
          <w:rFonts w:eastAsiaTheme="majorEastAsia" w:cs="Segoe UI"/>
          <w:color w:val="5B9BD5" w:themeColor="accent1"/>
          <w:sz w:val="32"/>
          <w:szCs w:val="32"/>
        </w:rPr>
      </w:pPr>
      <w:r>
        <w:rPr>
          <w:rFonts w:cs="Segoe UI"/>
          <w:color w:val="5B9BD5" w:themeColor="accent1"/>
        </w:rPr>
        <w:br w:type="page"/>
      </w:r>
    </w:p>
    <w:p w14:paraId="56643E86" w14:textId="1E283A43" w:rsidR="007E3B38" w:rsidRDefault="007E3B38" w:rsidP="00CF4E68">
      <w:pPr>
        <w:pStyle w:val="Heading1"/>
      </w:pPr>
      <w:bookmarkStart w:id="248" w:name="_Toc445918874"/>
      <w:r w:rsidRPr="00B42A31">
        <w:lastRenderedPageBreak/>
        <w:t>Appendix</w:t>
      </w:r>
      <w:r>
        <w:t xml:space="preserve"> C</w:t>
      </w:r>
      <w:bookmarkEnd w:id="248"/>
    </w:p>
    <w:p w14:paraId="07AF2BE3" w14:textId="01FEB613" w:rsidR="007E3B38" w:rsidRPr="00B818AC" w:rsidRDefault="007E3B38" w:rsidP="00304A95">
      <w:pPr>
        <w:pStyle w:val="Heading2"/>
        <w:rPr>
          <w:rFonts w:eastAsia="Times New Roman"/>
        </w:rPr>
      </w:pPr>
      <w:bookmarkStart w:id="249" w:name="_Toc445918875"/>
      <w:r w:rsidRPr="00B818AC">
        <w:rPr>
          <w:rFonts w:eastAsia="Times New Roman"/>
        </w:rPr>
        <w:t>Publish Content types from Content Type Hub</w:t>
      </w:r>
      <w:bookmarkEnd w:id="249"/>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78"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F8E44BB" w:rsidR="00BE3C43" w:rsidRPr="00BE3C43" w:rsidRDefault="00B871F4" w:rsidP="00B818AC">
      <w:r>
        <w:rPr>
          <w:noProof/>
        </w:rPr>
        <w:drawing>
          <wp:inline distT="0" distB="0" distL="0" distR="0" wp14:anchorId="369B5C09" wp14:editId="0186B6E9">
            <wp:extent cx="2879644" cy="2819400"/>
            <wp:effectExtent l="19050" t="19050" r="1651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_MatterCenter</w:t>
      </w:r>
      <w:r>
        <w:t xml:space="preserve"> as shown below:</w:t>
      </w:r>
    </w:p>
    <w:p w14:paraId="42C88B2D" w14:textId="20725536"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0CFC1DBE" w:rsidR="00BE3C43" w:rsidRDefault="00B871F4" w:rsidP="00B818AC">
      <w:r>
        <w:rPr>
          <w:noProof/>
        </w:rPr>
        <w:drawing>
          <wp:inline distT="0" distB="0" distL="0" distR="0" wp14:anchorId="7948B761" wp14:editId="1E6DCC10">
            <wp:extent cx="2733223" cy="2238375"/>
            <wp:effectExtent l="19050" t="1905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1A22ED4B" w:rsidR="005719FD" w:rsidRDefault="005719FD" w:rsidP="00B818AC">
      <w:pPr>
        <w:pStyle w:val="Heading1"/>
      </w:pPr>
      <w:bookmarkStart w:id="250" w:name="_Toc445918876"/>
      <w:r w:rsidRPr="00B42A31">
        <w:lastRenderedPageBreak/>
        <w:t>Appendix</w:t>
      </w:r>
      <w:r>
        <w:t xml:space="preserve"> D</w:t>
      </w:r>
      <w:bookmarkEnd w:id="250"/>
    </w:p>
    <w:p w14:paraId="5E73D14D" w14:textId="653ABE1E" w:rsidR="005719FD" w:rsidRPr="00B818AC" w:rsidRDefault="005719FD" w:rsidP="00304A95">
      <w:pPr>
        <w:pStyle w:val="Heading2"/>
        <w:rPr>
          <w:rFonts w:eastAsia="Times New Roman"/>
        </w:rPr>
      </w:pPr>
      <w:bookmarkStart w:id="251" w:name="_Toc445918877"/>
      <w:r w:rsidRPr="00B818AC">
        <w:rPr>
          <w:rFonts w:eastAsia="Times New Roman"/>
        </w:rPr>
        <w:t>Add admin account to term store admin</w:t>
      </w:r>
      <w:bookmarkEnd w:id="251"/>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82"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6583" cy="2392461"/>
                    </a:xfrm>
                    <a:prstGeom prst="rect">
                      <a:avLst/>
                    </a:prstGeom>
                    <a:ln>
                      <a:solidFill>
                        <a:schemeClr val="tx1"/>
                      </a:solidFill>
                    </a:ln>
                  </pic:spPr>
                </pic:pic>
              </a:graphicData>
            </a:graphic>
          </wp:inline>
        </w:drawing>
      </w:r>
    </w:p>
    <w:p w14:paraId="264425FB" w14:textId="7F3B4165" w:rsidR="005719FD" w:rsidRDefault="005719FD" w:rsidP="00B818AC">
      <w:pPr>
        <w:pStyle w:val="ListNumber"/>
      </w:pPr>
      <w:r>
        <w:t>Click on Save button</w:t>
      </w:r>
    </w:p>
    <w:p w14:paraId="4326FA4E" w14:textId="6D715B04" w:rsidR="004B29CC" w:rsidRDefault="004B29CC" w:rsidP="00CF4E68">
      <w:pPr>
        <w:pStyle w:val="Heading1"/>
      </w:pPr>
      <w:bookmarkStart w:id="252" w:name="_Toc445918878"/>
      <w:r w:rsidRPr="00B42A31">
        <w:t>Appendix</w:t>
      </w:r>
      <w:r>
        <w:t xml:space="preserve"> E</w:t>
      </w:r>
      <w:bookmarkEnd w:id="252"/>
    </w:p>
    <w:p w14:paraId="495D69D0" w14:textId="77777777" w:rsidR="004B29CC" w:rsidRPr="00B818AC" w:rsidRDefault="004B29CC" w:rsidP="00304A95">
      <w:pPr>
        <w:pStyle w:val="Heading2"/>
        <w:rPr>
          <w:rFonts w:eastAsia="Times New Roman"/>
        </w:rPr>
      </w:pPr>
      <w:bookmarkStart w:id="253" w:name="_Toc445918879"/>
      <w:r w:rsidRPr="00B818AC">
        <w:rPr>
          <w:rFonts w:eastAsia="Times New Roman"/>
        </w:rPr>
        <w:t>Steps to create Azure redis cache</w:t>
      </w:r>
      <w:bookmarkEnd w:id="253"/>
    </w:p>
    <w:p w14:paraId="1FB1247C" w14:textId="77777777" w:rsidR="004B29CC" w:rsidRPr="00B818AC" w:rsidRDefault="004B29CC" w:rsidP="00D435A3">
      <w:pPr>
        <w:pStyle w:val="ListNumber"/>
        <w:numPr>
          <w:ilvl w:val="0"/>
          <w:numId w:val="50"/>
        </w:numPr>
        <w:rPr>
          <w:rFonts w:cs="Segoe UI"/>
        </w:rPr>
      </w:pPr>
      <w:r w:rsidRPr="00B818AC">
        <w:rPr>
          <w:rFonts w:cs="Segoe UI"/>
        </w:rPr>
        <w:t xml:space="preserve">Login to new </w:t>
      </w:r>
      <w:hyperlink r:id="rId84" w:history="1">
        <w:r w:rsidRPr="00B818AC">
          <w:rPr>
            <w:rStyle w:val="Hyperlink"/>
            <w:rFonts w:cs="Segoe UI"/>
          </w:rPr>
          <w:t>Azure</w:t>
        </w:r>
      </w:hyperlink>
      <w:r w:rsidRPr="00B818AC">
        <w:rPr>
          <w:rFonts w:cs="Segoe UI"/>
        </w:rPr>
        <w:t xml:space="preserve"> management portal</w:t>
      </w:r>
    </w:p>
    <w:p w14:paraId="69D16D4E" w14:textId="77777777" w:rsidR="004B29CC" w:rsidRPr="00B818AC" w:rsidRDefault="004B29CC" w:rsidP="00B818AC">
      <w:pPr>
        <w:pStyle w:val="ListNumber"/>
      </w:pPr>
      <w:r w:rsidRPr="00B818AC">
        <w:t>Click on New from the left panel</w:t>
      </w:r>
    </w:p>
    <w:p w14:paraId="225B3562" w14:textId="77777777" w:rsidR="004B29CC" w:rsidRPr="00C739A0" w:rsidRDefault="004B29CC" w:rsidP="00B818AC">
      <w:pPr>
        <w:rPr>
          <w:rFonts w:cs="Segoe UI"/>
          <w:sz w:val="20"/>
          <w:szCs w:val="20"/>
        </w:rPr>
      </w:pPr>
      <w:r>
        <w:rPr>
          <w:noProof/>
        </w:rPr>
        <w:lastRenderedPageBreak/>
        <w:drawing>
          <wp:inline distT="0" distB="0" distL="0" distR="0" wp14:anchorId="551F1986" wp14:editId="7467D8CA">
            <wp:extent cx="2114550" cy="2009775"/>
            <wp:effectExtent l="19050" t="19050" r="19050" b="285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14550" cy="2009775"/>
                    </a:xfrm>
                    <a:prstGeom prst="rect">
                      <a:avLst/>
                    </a:prstGeom>
                    <a:ln>
                      <a:solidFill>
                        <a:schemeClr val="tx1"/>
                      </a:solidFill>
                    </a:ln>
                  </pic:spPr>
                </pic:pic>
              </a:graphicData>
            </a:graphic>
          </wp:inline>
        </w:drawing>
      </w:r>
    </w:p>
    <w:p w14:paraId="201BC798" w14:textId="77777777" w:rsidR="004B29CC" w:rsidRDefault="004B29CC" w:rsidP="00B818AC">
      <w:pPr>
        <w:pStyle w:val="ListNumber"/>
      </w:pPr>
      <w:r>
        <w:t>Click on Data + Storage &gt; Redis Cache</w:t>
      </w:r>
    </w:p>
    <w:p w14:paraId="64C4E7A3" w14:textId="77777777" w:rsidR="004B29CC" w:rsidRDefault="004B29CC" w:rsidP="00B818AC">
      <w:r w:rsidRPr="00DA68B4">
        <w:rPr>
          <w:noProof/>
        </w:rPr>
        <w:lastRenderedPageBreak/>
        <w:drawing>
          <wp:inline distT="0" distB="0" distL="0" distR="0" wp14:anchorId="4A8A3FA7" wp14:editId="68646ACB">
            <wp:extent cx="4444970" cy="3990975"/>
            <wp:effectExtent l="19050" t="19050" r="1333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49442" cy="3994990"/>
                    </a:xfrm>
                    <a:prstGeom prst="rect">
                      <a:avLst/>
                    </a:prstGeom>
                    <a:ln>
                      <a:solidFill>
                        <a:schemeClr val="tx1"/>
                      </a:solidFill>
                    </a:ln>
                  </pic:spPr>
                </pic:pic>
              </a:graphicData>
            </a:graphic>
          </wp:inline>
        </w:drawing>
      </w:r>
    </w:p>
    <w:p w14:paraId="70F734C0" w14:textId="77777777" w:rsidR="004B29CC" w:rsidRDefault="004B29CC" w:rsidP="00B818AC">
      <w:pPr>
        <w:pStyle w:val="ListNumber"/>
      </w:pPr>
      <w:r w:rsidRPr="00E766FB">
        <w:t xml:space="preserve">Enter required details and click </w:t>
      </w:r>
      <w:r>
        <w:t>on Create Button (fill in the fields shown below):</w:t>
      </w:r>
    </w:p>
    <w:p w14:paraId="56AF901A" w14:textId="77777777" w:rsidR="004B29CC" w:rsidRDefault="004B29CC" w:rsidP="00B818AC">
      <w:pPr>
        <w:rPr>
          <w:rFonts w:cs="Segoe UI"/>
          <w:sz w:val="20"/>
          <w:szCs w:val="20"/>
        </w:rPr>
      </w:pPr>
      <w:r>
        <w:rPr>
          <w:noProof/>
        </w:rPr>
        <w:lastRenderedPageBreak/>
        <w:drawing>
          <wp:inline distT="0" distB="0" distL="0" distR="0" wp14:anchorId="3042379D" wp14:editId="6F42D3B5">
            <wp:extent cx="2952750" cy="5172075"/>
            <wp:effectExtent l="19050" t="19050" r="19050" b="285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52750" cy="5172075"/>
                    </a:xfrm>
                    <a:prstGeom prst="rect">
                      <a:avLst/>
                    </a:prstGeom>
                    <a:ln>
                      <a:solidFill>
                        <a:schemeClr val="tx1"/>
                      </a:solidFill>
                    </a:ln>
                  </pic:spPr>
                </pic:pic>
              </a:graphicData>
            </a:graphic>
          </wp:inline>
        </w:drawing>
      </w:r>
    </w:p>
    <w:p w14:paraId="28381415" w14:textId="77777777" w:rsidR="004B29CC" w:rsidRDefault="004B29CC" w:rsidP="00B818AC">
      <w:r>
        <w:t>Recommendation:</w:t>
      </w:r>
    </w:p>
    <w:p w14:paraId="0A672CEB" w14:textId="3DAF7736" w:rsidR="004B29CC" w:rsidRDefault="004B29CC" w:rsidP="00D435A3">
      <w:pPr>
        <w:pStyle w:val="ListParagraph"/>
        <w:numPr>
          <w:ilvl w:val="0"/>
          <w:numId w:val="46"/>
        </w:numPr>
      </w:pPr>
      <w:r>
        <w:t xml:space="preserve">Select Pricing tier as per need. Recommendation is to use C0 Basic </w:t>
      </w:r>
    </w:p>
    <w:p w14:paraId="0F7D2E1C" w14:textId="68A2B64C" w:rsidR="00EC31F6" w:rsidRDefault="00EC31F6" w:rsidP="00EC31F6">
      <w:pPr>
        <w:pStyle w:val="ListParagraph"/>
        <w:numPr>
          <w:ilvl w:val="0"/>
          <w:numId w:val="46"/>
        </w:numPr>
      </w:pPr>
      <w:r w:rsidRPr="00EC31F6">
        <w:lastRenderedPageBreak/>
        <w:t>Select Redis Cache location same as of Azure Web Sites which are created for deploying Matter Center app</w:t>
      </w:r>
    </w:p>
    <w:p w14:paraId="3332EB32" w14:textId="77777777" w:rsidR="004B29CC" w:rsidRPr="00B818AC" w:rsidRDefault="004B29CC" w:rsidP="00B818AC">
      <w:pPr>
        <w:pStyle w:val="ListNumber"/>
      </w:pPr>
      <w:r w:rsidRPr="00B818AC">
        <w:t>It will take around 20-30 minutes for Azure Redis cache to be completely ready, once ready open the Azure Redis cache</w:t>
      </w:r>
    </w:p>
    <w:p w14:paraId="43759D01" w14:textId="43749C45" w:rsidR="004B29CC" w:rsidRDefault="004B29CC" w:rsidP="00B818AC">
      <w:pPr>
        <w:pStyle w:val="ListNumber"/>
      </w:pPr>
      <w:r w:rsidRPr="00B818AC">
        <w:t>Click on the keys icon as shown below:</w:t>
      </w:r>
    </w:p>
    <w:p w14:paraId="1214FFEA" w14:textId="77777777" w:rsidR="004B29CC" w:rsidRDefault="004B29CC" w:rsidP="00B818AC">
      <w:pPr>
        <w:rPr>
          <w:rFonts w:cs="Segoe UI"/>
          <w:sz w:val="20"/>
          <w:szCs w:val="20"/>
        </w:rPr>
      </w:pPr>
      <w:r>
        <w:rPr>
          <w:noProof/>
        </w:rPr>
        <w:drawing>
          <wp:inline distT="0" distB="0" distL="0" distR="0" wp14:anchorId="2BFE6067" wp14:editId="6255A17B">
            <wp:extent cx="5402263" cy="15621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23371" cy="1568204"/>
                    </a:xfrm>
                    <a:prstGeom prst="rect">
                      <a:avLst/>
                    </a:prstGeom>
                    <a:ln>
                      <a:solidFill>
                        <a:schemeClr val="tx1"/>
                      </a:solidFill>
                    </a:ln>
                  </pic:spPr>
                </pic:pic>
              </a:graphicData>
            </a:graphic>
          </wp:inline>
        </w:drawing>
      </w:r>
    </w:p>
    <w:p w14:paraId="07D4E043" w14:textId="77777777" w:rsidR="004B29CC" w:rsidRDefault="004B29CC" w:rsidP="00B818AC">
      <w:pPr>
        <w:pStyle w:val="ListNumber"/>
      </w:pPr>
      <w:r>
        <w:t>In the window that opens on the right side, copy the value of the primary key and add it in below table:</w:t>
      </w:r>
    </w:p>
    <w:p w14:paraId="0CAC307A" w14:textId="77777777" w:rsidR="004B29CC" w:rsidRDefault="004B29CC" w:rsidP="00B818AC">
      <w:r w:rsidRPr="00B9366C">
        <w:rPr>
          <w:noProof/>
        </w:rPr>
        <w:drawing>
          <wp:inline distT="0" distB="0" distL="0" distR="0" wp14:anchorId="1E4E2057" wp14:editId="0BEB740E">
            <wp:extent cx="3143250" cy="2913014"/>
            <wp:effectExtent l="19050" t="19050" r="1905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66880" cy="2934913"/>
                    </a:xfrm>
                    <a:prstGeom prst="rect">
                      <a:avLst/>
                    </a:prstGeom>
                    <a:ln>
                      <a:solidFill>
                        <a:schemeClr val="tx1"/>
                      </a:solidFill>
                    </a:ln>
                  </pic:spPr>
                </pic:pic>
              </a:graphicData>
            </a:graphic>
          </wp:inline>
        </w:drawing>
      </w:r>
    </w:p>
    <w:p w14:paraId="716741BE" w14:textId="7CA0E3BE" w:rsidR="004B29CC" w:rsidRDefault="004B29CC" w:rsidP="00B818AC">
      <w:pPr>
        <w:pStyle w:val="ListNumber"/>
      </w:pPr>
      <w:r>
        <w:lastRenderedPageBreak/>
        <w:t>Also copy the host name of the cache and add it in below table</w:t>
      </w:r>
      <w:r w:rsidR="00B818AC">
        <w:t>:</w:t>
      </w:r>
    </w:p>
    <w:p w14:paraId="21521B2C" w14:textId="77777777" w:rsidR="004B29CC" w:rsidRDefault="004B29CC" w:rsidP="00B818AC">
      <w:r w:rsidRPr="0001021E">
        <w:rPr>
          <w:noProof/>
        </w:rPr>
        <w:drawing>
          <wp:inline distT="0" distB="0" distL="0" distR="0" wp14:anchorId="228AD0F8" wp14:editId="07B6C229">
            <wp:extent cx="5057775" cy="1851660"/>
            <wp:effectExtent l="19050" t="19050" r="28575"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65601" cy="1854525"/>
                    </a:xfrm>
                    <a:prstGeom prst="rect">
                      <a:avLst/>
                    </a:prstGeom>
                    <a:ln>
                      <a:solidFill>
                        <a:schemeClr val="tx1"/>
                      </a:solidFill>
                    </a:ln>
                  </pic:spPr>
                </pic:pic>
              </a:graphicData>
            </a:graphic>
          </wp:inline>
        </w:drawing>
      </w:r>
    </w:p>
    <w:p w14:paraId="3F20FF11" w14:textId="77777777" w:rsidR="004B29CC" w:rsidRDefault="004B29CC" w:rsidP="004B29CC">
      <w:pPr>
        <w:pStyle w:val="ListParagraph"/>
        <w:ind w:left="1440"/>
        <w:rPr>
          <w:rFonts w:cs="Segoe UI"/>
          <w:sz w:val="20"/>
          <w:szCs w:val="20"/>
        </w:rPr>
      </w:pPr>
    </w:p>
    <w:tbl>
      <w:tblPr>
        <w:tblStyle w:val="TableGrid"/>
        <w:tblW w:w="5000" w:type="pct"/>
        <w:tblLook w:val="04A0" w:firstRow="1" w:lastRow="0" w:firstColumn="1" w:lastColumn="0" w:noHBand="0" w:noVBand="1"/>
      </w:tblPr>
      <w:tblGrid>
        <w:gridCol w:w="2196"/>
        <w:gridCol w:w="10754"/>
      </w:tblGrid>
      <w:tr w:rsidR="00B818AC" w:rsidRPr="00B818AC" w14:paraId="0517380C" w14:textId="77777777" w:rsidTr="00B818AC">
        <w:trPr>
          <w:trHeight w:val="288"/>
        </w:trPr>
        <w:tc>
          <w:tcPr>
            <w:tcW w:w="848" w:type="pct"/>
            <w:shd w:val="clear" w:color="auto" w:fill="0070C0"/>
          </w:tcPr>
          <w:p w14:paraId="6FE61201"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Name</w:t>
            </w:r>
          </w:p>
        </w:tc>
        <w:tc>
          <w:tcPr>
            <w:tcW w:w="4152" w:type="pct"/>
            <w:shd w:val="clear" w:color="auto" w:fill="0070C0"/>
          </w:tcPr>
          <w:p w14:paraId="684DA09B"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1EACEAEA" w14:textId="77777777" w:rsidTr="00B818AC">
        <w:tc>
          <w:tcPr>
            <w:tcW w:w="848" w:type="pct"/>
          </w:tcPr>
          <w:p w14:paraId="66CDE0C0" w14:textId="77777777" w:rsidR="004B29CC" w:rsidRDefault="004B29CC" w:rsidP="004F4642">
            <w:pPr>
              <w:pStyle w:val="ListParagraph"/>
              <w:ind w:left="0"/>
              <w:rPr>
                <w:rFonts w:cs="Segoe UI"/>
                <w:sz w:val="20"/>
                <w:szCs w:val="20"/>
              </w:rPr>
            </w:pPr>
            <w:r>
              <w:rPr>
                <w:rFonts w:cs="Segoe UI"/>
                <w:sz w:val="20"/>
                <w:szCs w:val="20"/>
              </w:rPr>
              <w:t>Azure Redis Primary Key</w:t>
            </w:r>
          </w:p>
        </w:tc>
        <w:tc>
          <w:tcPr>
            <w:tcW w:w="4152" w:type="pct"/>
          </w:tcPr>
          <w:p w14:paraId="03340F07" w14:textId="77777777" w:rsidR="004B29CC" w:rsidRDefault="004B29CC" w:rsidP="004F4642">
            <w:pPr>
              <w:pStyle w:val="ListParagraph"/>
              <w:ind w:left="0"/>
              <w:rPr>
                <w:rFonts w:cs="Segoe UI"/>
                <w:sz w:val="20"/>
                <w:szCs w:val="20"/>
              </w:rPr>
            </w:pPr>
            <w:r>
              <w:rPr>
                <w:rFonts w:cs="Segoe UI"/>
                <w:sz w:val="20"/>
                <w:szCs w:val="20"/>
              </w:rPr>
              <w:t>&lt;Value&gt;</w:t>
            </w:r>
          </w:p>
          <w:p w14:paraId="7F313AE2" w14:textId="77777777" w:rsidR="004B29CC" w:rsidRDefault="004B29CC" w:rsidP="004F4642">
            <w:pPr>
              <w:pStyle w:val="ListParagraph"/>
              <w:ind w:left="0"/>
              <w:rPr>
                <w:rFonts w:cs="Segoe UI"/>
                <w:sz w:val="20"/>
                <w:szCs w:val="20"/>
              </w:rPr>
            </w:pPr>
          </w:p>
        </w:tc>
      </w:tr>
      <w:tr w:rsidR="004B29CC" w14:paraId="148F4AF6" w14:textId="77777777" w:rsidTr="00B818AC">
        <w:tc>
          <w:tcPr>
            <w:tcW w:w="848" w:type="pct"/>
          </w:tcPr>
          <w:p w14:paraId="6ABCD252" w14:textId="77777777" w:rsidR="004B29CC" w:rsidRDefault="004B29CC" w:rsidP="004F4642">
            <w:pPr>
              <w:pStyle w:val="ListParagraph"/>
              <w:ind w:left="0"/>
              <w:rPr>
                <w:rFonts w:cs="Segoe UI"/>
                <w:sz w:val="20"/>
                <w:szCs w:val="20"/>
              </w:rPr>
            </w:pPr>
            <w:r>
              <w:rPr>
                <w:rFonts w:cs="Segoe UI"/>
                <w:sz w:val="20"/>
                <w:szCs w:val="20"/>
              </w:rPr>
              <w:t>Azure Redis cache host name</w:t>
            </w:r>
          </w:p>
        </w:tc>
        <w:tc>
          <w:tcPr>
            <w:tcW w:w="4152" w:type="pct"/>
          </w:tcPr>
          <w:p w14:paraId="68DD8048" w14:textId="77777777" w:rsidR="004B29CC" w:rsidRDefault="004B29CC" w:rsidP="004F4642">
            <w:pPr>
              <w:pStyle w:val="ListParagraph"/>
              <w:ind w:left="0"/>
              <w:rPr>
                <w:rFonts w:cs="Segoe UI"/>
                <w:sz w:val="20"/>
                <w:szCs w:val="20"/>
              </w:rPr>
            </w:pPr>
            <w:r>
              <w:rPr>
                <w:rFonts w:cs="Segoe UI"/>
                <w:sz w:val="20"/>
                <w:szCs w:val="20"/>
              </w:rPr>
              <w:t>&lt;Value&gt;</w:t>
            </w:r>
          </w:p>
        </w:tc>
      </w:tr>
    </w:tbl>
    <w:p w14:paraId="583B7C0F" w14:textId="77777777" w:rsidR="004B29CC" w:rsidRDefault="004B29CC" w:rsidP="004B29CC">
      <w:pPr>
        <w:ind w:left="360"/>
        <w:rPr>
          <w:rFonts w:cs="Segoe UI"/>
          <w:sz w:val="20"/>
          <w:szCs w:val="20"/>
        </w:rPr>
      </w:pPr>
    </w:p>
    <w:p w14:paraId="7D132A3B" w14:textId="5E0B0BE6" w:rsidR="004B29CC" w:rsidRDefault="004B29CC" w:rsidP="00B818AC">
      <w:pPr>
        <w:pStyle w:val="Heading2"/>
      </w:pPr>
      <w:bookmarkStart w:id="254" w:name="_Toc425958927"/>
      <w:bookmarkStart w:id="255" w:name="_Toc445918880"/>
      <w:r w:rsidRPr="00B818AC">
        <w:t>Update service’</w:t>
      </w:r>
      <w:ins w:id="256" w:author="Nikunj Patel" w:date="2016-03-09T20:11:00Z">
        <w:r w:rsidR="001D56DB">
          <w:t>s</w:t>
        </w:r>
      </w:ins>
      <w:r w:rsidRPr="00B818AC">
        <w:t xml:space="preserve"> appsettings</w:t>
      </w:r>
      <w:bookmarkEnd w:id="254"/>
      <w:bookmarkEnd w:id="255"/>
    </w:p>
    <w:p w14:paraId="3E6A204E" w14:textId="77777777" w:rsidR="00B818AC" w:rsidRPr="00B818AC" w:rsidRDefault="00B818AC" w:rsidP="00B818AC"/>
    <w:p w14:paraId="63481104" w14:textId="77777777" w:rsidR="004B29CC" w:rsidRPr="00B818AC" w:rsidRDefault="004B29CC" w:rsidP="00D435A3">
      <w:pPr>
        <w:pStyle w:val="ListNumber"/>
        <w:numPr>
          <w:ilvl w:val="0"/>
          <w:numId w:val="51"/>
        </w:numPr>
        <w:rPr>
          <w:rFonts w:cs="Segoe UI"/>
        </w:rPr>
      </w:pPr>
      <w:r w:rsidRPr="00B818AC">
        <w:rPr>
          <w:rFonts w:cs="Segoe UI"/>
        </w:rPr>
        <w:t xml:space="preserve">Login to new </w:t>
      </w:r>
      <w:hyperlink r:id="rId91" w:history="1">
        <w:r w:rsidRPr="00B818AC">
          <w:rPr>
            <w:rStyle w:val="Hyperlink"/>
            <w:rFonts w:cs="Segoe UI"/>
          </w:rPr>
          <w:t>Azure</w:t>
        </w:r>
      </w:hyperlink>
      <w:r w:rsidRPr="00B818AC">
        <w:rPr>
          <w:rFonts w:cs="Segoe UI"/>
        </w:rPr>
        <w:t xml:space="preserve"> management portal</w:t>
      </w:r>
    </w:p>
    <w:p w14:paraId="5EC1C2C2" w14:textId="77777777" w:rsidR="004B29CC" w:rsidRPr="00B818AC" w:rsidRDefault="004B29CC" w:rsidP="00B818AC">
      <w:pPr>
        <w:pStyle w:val="ListNumber"/>
      </w:pPr>
      <w:r w:rsidRPr="00B818AC">
        <w:t>Click on Browse All &gt; Web Apps</w:t>
      </w:r>
    </w:p>
    <w:p w14:paraId="4A59736D" w14:textId="77777777" w:rsidR="004B29CC" w:rsidRPr="0001021E" w:rsidRDefault="004B29CC" w:rsidP="00B818AC">
      <w:pPr>
        <w:rPr>
          <w:rFonts w:cs="Segoe UI"/>
          <w:sz w:val="20"/>
          <w:szCs w:val="20"/>
        </w:rPr>
      </w:pPr>
      <w:r>
        <w:rPr>
          <w:noProof/>
        </w:rPr>
        <w:lastRenderedPageBreak/>
        <w:drawing>
          <wp:inline distT="0" distB="0" distL="0" distR="0" wp14:anchorId="31781F39" wp14:editId="5B569E0C">
            <wp:extent cx="2311356" cy="5238750"/>
            <wp:effectExtent l="19050" t="19050" r="13335"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17085" cy="5251736"/>
                    </a:xfrm>
                    <a:prstGeom prst="rect">
                      <a:avLst/>
                    </a:prstGeom>
                    <a:ln>
                      <a:solidFill>
                        <a:schemeClr val="tx1"/>
                      </a:solidFill>
                    </a:ln>
                  </pic:spPr>
                </pic:pic>
              </a:graphicData>
            </a:graphic>
          </wp:inline>
        </w:drawing>
      </w:r>
    </w:p>
    <w:p w14:paraId="64AE0C77" w14:textId="77777777" w:rsidR="004B29CC" w:rsidRDefault="004B29CC" w:rsidP="00B818AC">
      <w:pPr>
        <w:pStyle w:val="ListNumber"/>
      </w:pPr>
      <w:r>
        <w:t>Select the service web app that you created in Create and configure websites step</w:t>
      </w:r>
    </w:p>
    <w:p w14:paraId="04211257" w14:textId="77777777" w:rsidR="004B29CC" w:rsidRDefault="004B29CC" w:rsidP="00B818AC">
      <w:pPr>
        <w:pStyle w:val="ListNumber"/>
      </w:pPr>
      <w:r>
        <w:t>In the window that opens up, select “All Settings”</w:t>
      </w:r>
    </w:p>
    <w:p w14:paraId="03C956AC" w14:textId="77777777" w:rsidR="004B29CC" w:rsidRDefault="004B29CC" w:rsidP="00B818AC">
      <w:pPr>
        <w:rPr>
          <w:rFonts w:cs="Segoe UI"/>
          <w:sz w:val="20"/>
          <w:szCs w:val="20"/>
        </w:rPr>
      </w:pPr>
      <w:r>
        <w:rPr>
          <w:noProof/>
        </w:rPr>
        <w:lastRenderedPageBreak/>
        <w:drawing>
          <wp:inline distT="0" distB="0" distL="0" distR="0" wp14:anchorId="46263534" wp14:editId="2B91320A">
            <wp:extent cx="5495925" cy="2398595"/>
            <wp:effectExtent l="19050" t="19050" r="9525" b="209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06544" cy="2403229"/>
                    </a:xfrm>
                    <a:prstGeom prst="rect">
                      <a:avLst/>
                    </a:prstGeom>
                    <a:ln>
                      <a:solidFill>
                        <a:schemeClr val="tx1"/>
                      </a:solidFill>
                    </a:ln>
                  </pic:spPr>
                </pic:pic>
              </a:graphicData>
            </a:graphic>
          </wp:inline>
        </w:drawing>
      </w:r>
    </w:p>
    <w:p w14:paraId="7338E69E" w14:textId="77777777" w:rsidR="004B29CC" w:rsidRDefault="004B29CC" w:rsidP="00B818AC">
      <w:pPr>
        <w:pStyle w:val="ListNumber"/>
      </w:pPr>
      <w:r>
        <w:t>Enter following values in the app settings section:</w:t>
      </w:r>
    </w:p>
    <w:tbl>
      <w:tblPr>
        <w:tblStyle w:val="TableGrid"/>
        <w:tblW w:w="5000" w:type="pct"/>
        <w:tblLook w:val="04A0" w:firstRow="1" w:lastRow="0" w:firstColumn="1" w:lastColumn="0" w:noHBand="0" w:noVBand="1"/>
      </w:tblPr>
      <w:tblGrid>
        <w:gridCol w:w="6475"/>
        <w:gridCol w:w="6475"/>
      </w:tblGrid>
      <w:tr w:rsidR="00B818AC" w:rsidRPr="00B818AC" w14:paraId="27428BFD" w14:textId="77777777" w:rsidTr="00B818AC">
        <w:tc>
          <w:tcPr>
            <w:tcW w:w="2500" w:type="pct"/>
            <w:shd w:val="clear" w:color="auto" w:fill="0070C0"/>
          </w:tcPr>
          <w:p w14:paraId="68F4312F"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Key</w:t>
            </w:r>
          </w:p>
        </w:tc>
        <w:tc>
          <w:tcPr>
            <w:tcW w:w="2500" w:type="pct"/>
            <w:shd w:val="clear" w:color="auto" w:fill="0070C0"/>
          </w:tcPr>
          <w:p w14:paraId="7B0FC697"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0CEEBA5D" w14:textId="77777777" w:rsidTr="00B818AC">
        <w:tc>
          <w:tcPr>
            <w:tcW w:w="2500" w:type="pct"/>
          </w:tcPr>
          <w:p w14:paraId="3F012993" w14:textId="77777777" w:rsidR="004B29CC" w:rsidRDefault="004B29CC" w:rsidP="004F4642">
            <w:pPr>
              <w:pStyle w:val="ListParagraph"/>
              <w:ind w:left="0"/>
              <w:rPr>
                <w:rFonts w:cs="Segoe UI"/>
                <w:sz w:val="20"/>
                <w:szCs w:val="20"/>
              </w:rPr>
            </w:pPr>
            <w:r w:rsidRPr="0056145D">
              <w:rPr>
                <w:rFonts w:cs="Segoe UI"/>
                <w:sz w:val="20"/>
                <w:szCs w:val="20"/>
              </w:rPr>
              <w:t>Cache_Host_Name</w:t>
            </w:r>
          </w:p>
        </w:tc>
        <w:tc>
          <w:tcPr>
            <w:tcW w:w="2500" w:type="pct"/>
          </w:tcPr>
          <w:p w14:paraId="2AA4BCE1" w14:textId="77777777" w:rsidR="004B29CC" w:rsidRDefault="004B29CC" w:rsidP="004F4642">
            <w:pPr>
              <w:pStyle w:val="ListParagraph"/>
              <w:ind w:left="0"/>
              <w:rPr>
                <w:rFonts w:cs="Segoe UI"/>
                <w:sz w:val="20"/>
                <w:szCs w:val="20"/>
              </w:rPr>
            </w:pPr>
            <w:r>
              <w:rPr>
                <w:rFonts w:cs="Segoe UI"/>
                <w:sz w:val="20"/>
                <w:szCs w:val="20"/>
              </w:rPr>
              <w:t>Value added in previous table for host name</w:t>
            </w:r>
          </w:p>
        </w:tc>
      </w:tr>
      <w:tr w:rsidR="004B29CC" w14:paraId="36D3F031" w14:textId="77777777" w:rsidTr="00B818AC">
        <w:tc>
          <w:tcPr>
            <w:tcW w:w="2500" w:type="pct"/>
          </w:tcPr>
          <w:p w14:paraId="3D704539" w14:textId="77777777" w:rsidR="004B29CC" w:rsidRDefault="004B29CC" w:rsidP="004F4642">
            <w:pPr>
              <w:pStyle w:val="ListParagraph"/>
              <w:ind w:left="0"/>
              <w:rPr>
                <w:rFonts w:cs="Segoe UI"/>
                <w:sz w:val="20"/>
                <w:szCs w:val="20"/>
              </w:rPr>
            </w:pPr>
            <w:r w:rsidRPr="0056145D">
              <w:rPr>
                <w:rFonts w:cs="Segoe UI"/>
                <w:sz w:val="20"/>
                <w:szCs w:val="20"/>
              </w:rPr>
              <w:t>Cache_Primary_Key</w:t>
            </w:r>
          </w:p>
        </w:tc>
        <w:tc>
          <w:tcPr>
            <w:tcW w:w="2500" w:type="pct"/>
          </w:tcPr>
          <w:p w14:paraId="171C6178" w14:textId="77777777" w:rsidR="004B29CC" w:rsidRDefault="004B29CC" w:rsidP="004F4642">
            <w:pPr>
              <w:pStyle w:val="ListParagraph"/>
              <w:ind w:left="0"/>
              <w:rPr>
                <w:rFonts w:cs="Segoe UI"/>
                <w:sz w:val="20"/>
                <w:szCs w:val="20"/>
              </w:rPr>
            </w:pPr>
            <w:r>
              <w:rPr>
                <w:rFonts w:cs="Segoe UI"/>
                <w:sz w:val="20"/>
                <w:szCs w:val="20"/>
              </w:rPr>
              <w:t>Value added in previous table for Cache primary key</w:t>
            </w:r>
          </w:p>
        </w:tc>
      </w:tr>
    </w:tbl>
    <w:p w14:paraId="7BB25918" w14:textId="77777777" w:rsidR="004B29CC" w:rsidRDefault="004B29CC" w:rsidP="004B29CC">
      <w:pPr>
        <w:pStyle w:val="ListParagraph"/>
        <w:ind w:left="1440"/>
        <w:rPr>
          <w:rFonts w:cs="Segoe UI"/>
          <w:sz w:val="20"/>
          <w:szCs w:val="20"/>
        </w:rPr>
      </w:pPr>
    </w:p>
    <w:p w14:paraId="0410F0FF" w14:textId="77777777" w:rsidR="004B29CC" w:rsidRDefault="004B29CC" w:rsidP="00B818AC">
      <w:pPr>
        <w:pStyle w:val="ListNumber"/>
      </w:pPr>
      <w:r>
        <w:t>After the changes are done, click on “Save button”</w:t>
      </w:r>
    </w:p>
    <w:p w14:paraId="18FA231B" w14:textId="77777777" w:rsidR="004B29CC" w:rsidRPr="003F1DC0" w:rsidRDefault="004B29CC" w:rsidP="00B818AC">
      <w:r>
        <w:rPr>
          <w:noProof/>
        </w:rPr>
        <w:drawing>
          <wp:inline distT="0" distB="0" distL="0" distR="0" wp14:anchorId="567184FC" wp14:editId="6CD56AF7">
            <wp:extent cx="3019425" cy="1162050"/>
            <wp:effectExtent l="19050" t="19050" r="28575" b="190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19425" cy="1162050"/>
                    </a:xfrm>
                    <a:prstGeom prst="rect">
                      <a:avLst/>
                    </a:prstGeom>
                    <a:ln>
                      <a:solidFill>
                        <a:schemeClr val="tx1"/>
                      </a:solidFill>
                    </a:ln>
                  </pic:spPr>
                </pic:pic>
              </a:graphicData>
            </a:graphic>
          </wp:inline>
        </w:drawing>
      </w:r>
    </w:p>
    <w:p w14:paraId="4F218CB0" w14:textId="77777777" w:rsidR="004B29CC" w:rsidRPr="00F46D7E" w:rsidRDefault="004B29CC" w:rsidP="004B29CC">
      <w:pPr>
        <w:pStyle w:val="ListParagraph"/>
        <w:ind w:left="1440"/>
        <w:rPr>
          <w:rFonts w:eastAsia="Times New Roman" w:cs="Segoe UI"/>
          <w:color w:val="767171" w:themeColor="background2" w:themeShade="80"/>
          <w:sz w:val="20"/>
          <w:szCs w:val="20"/>
        </w:rPr>
      </w:pPr>
    </w:p>
    <w:p w14:paraId="3B3C1A30" w14:textId="6F1026C2" w:rsidR="00AB083E" w:rsidRDefault="00AB083E" w:rsidP="00CF4E68">
      <w:pPr>
        <w:pStyle w:val="Heading1"/>
        <w:rPr>
          <w:ins w:id="257" w:author="Nikunj Patel" w:date="2016-03-09T19:26:00Z"/>
        </w:rPr>
      </w:pPr>
      <w:bookmarkStart w:id="258" w:name="_Toc445918881"/>
      <w:r w:rsidRPr="00B42A31">
        <w:lastRenderedPageBreak/>
        <w:t>Appendix</w:t>
      </w:r>
      <w:r>
        <w:t xml:space="preserve"> F</w:t>
      </w:r>
      <w:bookmarkEnd w:id="258"/>
    </w:p>
    <w:p w14:paraId="59ABC9C0" w14:textId="1842C1E2" w:rsidR="00852E25" w:rsidRPr="00852E25" w:rsidDel="00A52C0E" w:rsidRDefault="00852E25">
      <w:pPr>
        <w:pStyle w:val="ListParagraph"/>
        <w:numPr>
          <w:ilvl w:val="2"/>
          <w:numId w:val="24"/>
        </w:numPr>
        <w:rPr>
          <w:del w:id="259" w:author="Nikunj Patel" w:date="2016-03-09T20:06:00Z"/>
          <w:rPrChange w:id="260" w:author="Nikunj Patel" w:date="2016-03-09T19:31:00Z">
            <w:rPr>
              <w:del w:id="261" w:author="Nikunj Patel" w:date="2016-03-09T20:06:00Z"/>
            </w:rPr>
          </w:rPrChange>
        </w:rPr>
        <w:pPrChange w:id="262" w:author="Nikunj Patel" w:date="2016-03-09T19:26:00Z">
          <w:pPr>
            <w:pStyle w:val="Heading1"/>
          </w:pPr>
        </w:pPrChange>
      </w:pPr>
    </w:p>
    <w:p w14:paraId="3717C7C7" w14:textId="7916E2D9" w:rsidR="00A52C0E" w:rsidRDefault="000269D4" w:rsidP="00A52C0E">
      <w:pPr>
        <w:pStyle w:val="Heading2"/>
        <w:rPr>
          <w:ins w:id="263" w:author="Swapnil Mirjolkar | MAQ Software" w:date="2016-03-16T19:08:00Z"/>
          <w:rFonts w:eastAsia="Times New Roman"/>
        </w:rPr>
      </w:pPr>
      <w:bookmarkStart w:id="264" w:name="_Toc445918882"/>
      <w:ins w:id="265" w:author="Swapnil Mirjolkar | MAQ Software" w:date="2016-03-16T19:08:00Z">
        <w:r w:rsidRPr="00B72092">
          <w:rPr>
            <w:rFonts w:eastAsia="Times New Roman"/>
          </w:rPr>
          <w:t>Update following configuration values in resource files to perform deployment</w:t>
        </w:r>
        <w:r>
          <w:rPr>
            <w:rFonts w:eastAsia="Times New Roman"/>
          </w:rPr>
          <w:t xml:space="preserve"> (</w:t>
        </w:r>
        <w:r>
          <w:rPr>
            <w:rFonts w:eastAsia="Times New Roman"/>
          </w:rPr>
          <w:t>Manual deployment</w:t>
        </w:r>
        <w:r>
          <w:rPr>
            <w:rFonts w:eastAsia="Times New Roman"/>
          </w:rPr>
          <w:t>)</w:t>
        </w:r>
      </w:ins>
      <w:bookmarkEnd w:id="264"/>
      <w:ins w:id="266" w:author="Nikunj Patel" w:date="2016-03-09T20:06:00Z">
        <w:del w:id="267" w:author="Swapnil Mirjolkar | MAQ Software" w:date="2016-03-16T19:08:00Z">
          <w:r w:rsidR="00A52C0E" w:rsidRPr="00F3659F" w:rsidDel="000269D4">
            <w:rPr>
              <w:rFonts w:eastAsia="Times New Roman"/>
            </w:rPr>
            <w:delText xml:space="preserve">Update following configuration values in resource files to perform </w:delText>
          </w:r>
        </w:del>
      </w:ins>
      <w:ins w:id="268" w:author="Nikunj Patel" w:date="2016-03-09T20:07:00Z">
        <w:del w:id="269" w:author="Swapnil Mirjolkar | MAQ Software" w:date="2016-03-16T19:08:00Z">
          <w:r w:rsidR="00A52C0E" w:rsidDel="000269D4">
            <w:rPr>
              <w:rFonts w:eastAsia="Times New Roman"/>
            </w:rPr>
            <w:delText>manual deployment</w:delText>
          </w:r>
        </w:del>
      </w:ins>
    </w:p>
    <w:p w14:paraId="7E09A89F" w14:textId="224E425A" w:rsidR="00357BE3" w:rsidRPr="00357BE3" w:rsidRDefault="00357BE3" w:rsidP="00357BE3">
      <w:pPr>
        <w:rPr>
          <w:ins w:id="270" w:author="Nikunj Patel" w:date="2016-03-09T20:06:00Z"/>
          <w:rPrChange w:id="271" w:author="Swapnil Mirjolkar | MAQ Software" w:date="2016-03-16T19:08:00Z">
            <w:rPr>
              <w:ins w:id="272" w:author="Nikunj Patel" w:date="2016-03-09T20:06:00Z"/>
              <w:rFonts w:eastAsia="Times New Roman"/>
            </w:rPr>
          </w:rPrChange>
        </w:rPr>
        <w:pPrChange w:id="273" w:author="Swapnil Mirjolkar | MAQ Software" w:date="2016-03-16T19:08:00Z">
          <w:pPr>
            <w:pStyle w:val="Heading2"/>
          </w:pPr>
        </w:pPrChange>
      </w:pPr>
      <w:ins w:id="274" w:author="Swapnil Mirjolkar | MAQ Software" w:date="2016-03-16T19:08:00Z">
        <w:r>
          <w:t xml:space="preserve">Please note that following entries should be updated only when deployment is done manually without using the Matter Center </w:t>
        </w:r>
      </w:ins>
      <w:ins w:id="275" w:author="Swapnil Mirjolkar | MAQ Software" w:date="2016-03-16T19:09:00Z">
        <w:r>
          <w:t xml:space="preserve">deployment </w:t>
        </w:r>
      </w:ins>
      <w:ins w:id="276" w:author="Swapnil Mirjolkar | MAQ Software" w:date="2016-03-16T19:08:00Z">
        <w:r>
          <w:t>utility</w:t>
        </w:r>
      </w:ins>
      <w:ins w:id="277" w:author="Swapnil Mirjolkar | MAQ Software" w:date="2016-03-16T19:09:00Z">
        <w:r w:rsidR="005118C6">
          <w:t xml:space="preserve"> i.e. Deploy.ps1 PowerShell</w:t>
        </w:r>
      </w:ins>
      <w:ins w:id="278" w:author="Swapnil Mirjolkar | MAQ Software" w:date="2016-03-16T19:10:00Z">
        <w:r w:rsidR="00843868">
          <w:t xml:space="preserve">. If you are using Matter Center utility then update the configurations mentioned in </w:t>
        </w:r>
      </w:ins>
      <w:ins w:id="279" w:author="Swapnil Mirjolkar | MAQ Software" w:date="2016-03-16T19:11:00Z">
        <w:r w:rsidR="003D6376">
          <w:fldChar w:fldCharType="begin"/>
        </w:r>
        <w:r w:rsidR="003D6376">
          <w:instrText xml:space="preserve"> HYPERLINK  \l "_Appendix_H" </w:instrText>
        </w:r>
        <w:r w:rsidR="003D6376">
          <w:fldChar w:fldCharType="separate"/>
        </w:r>
        <w:r w:rsidR="00843868" w:rsidRPr="003D6376">
          <w:rPr>
            <w:rStyle w:val="Hyperlink"/>
          </w:rPr>
          <w:t>App</w:t>
        </w:r>
        <w:r w:rsidR="00843868" w:rsidRPr="003D6376">
          <w:rPr>
            <w:rStyle w:val="Hyperlink"/>
          </w:rPr>
          <w:t>e</w:t>
        </w:r>
        <w:r w:rsidR="00843868" w:rsidRPr="003D6376">
          <w:rPr>
            <w:rStyle w:val="Hyperlink"/>
          </w:rPr>
          <w:t>ndix H</w:t>
        </w:r>
        <w:r w:rsidR="003D6376">
          <w:fldChar w:fldCharType="end"/>
        </w:r>
      </w:ins>
      <w:ins w:id="280" w:author="Swapnil Mirjolkar | MAQ Software" w:date="2016-03-16T19:10:00Z">
        <w:r w:rsidR="00843868">
          <w:t>.</w:t>
        </w:r>
      </w:ins>
    </w:p>
    <w:p w14:paraId="14BC08F5" w14:textId="23A2C978" w:rsidR="00AB083E" w:rsidRPr="00B818AC" w:rsidDel="00A52C0E" w:rsidRDefault="00AB083E" w:rsidP="00304A95">
      <w:pPr>
        <w:pStyle w:val="Heading2"/>
        <w:rPr>
          <w:del w:id="281" w:author="Nikunj Patel" w:date="2016-03-09T20:06:00Z"/>
          <w:rFonts w:eastAsia="Times New Roman"/>
        </w:rPr>
      </w:pPr>
      <w:del w:id="282" w:author="Nikunj Patel" w:date="2016-03-09T20:06:00Z">
        <w:r w:rsidRPr="00B818AC" w:rsidDel="00A52C0E">
          <w:rPr>
            <w:rFonts w:eastAsia="Times New Roman"/>
          </w:rPr>
          <w:delText>List of resource files to update in the solution</w:delText>
        </w:r>
      </w:del>
    </w:p>
    <w:p w14:paraId="4DA9CCBC" w14:textId="77777777" w:rsidR="00AB083E" w:rsidRPr="00B818AC" w:rsidRDefault="00AB083E" w:rsidP="00D435A3">
      <w:pPr>
        <w:pStyle w:val="ListParagraph"/>
        <w:numPr>
          <w:ilvl w:val="0"/>
          <w:numId w:val="24"/>
        </w:numPr>
        <w:rPr>
          <w:rFonts w:cs="Segoe UI"/>
        </w:rPr>
      </w:pPr>
      <w:r w:rsidRPr="00B818AC">
        <w:rPr>
          <w:rFonts w:cs="Segoe UI"/>
        </w:rPr>
        <w:t>Microsoft.Legal.MatterCenter</w:t>
      </w:r>
    </w:p>
    <w:p w14:paraId="0620346C" w14:textId="4D096100" w:rsidR="00AB083E" w:rsidRPr="00B818AC" w:rsidRDefault="00AB083E" w:rsidP="00D435A3">
      <w:pPr>
        <w:pStyle w:val="ListParagraph"/>
        <w:numPr>
          <w:ilvl w:val="1"/>
          <w:numId w:val="24"/>
        </w:numPr>
        <w:rPr>
          <w:rFonts w:cs="Segoe UI"/>
        </w:rPr>
      </w:pPr>
      <w:r w:rsidRPr="00B818AC">
        <w:rPr>
          <w:rFonts w:cs="Segoe UI"/>
        </w:rPr>
        <w:t>Break URL</w:t>
      </w:r>
      <w:r w:rsidR="006811DA" w:rsidRPr="00B818AC">
        <w:rPr>
          <w:rFonts w:cs="Segoe UI"/>
        </w:rPr>
        <w:t xml:space="preserve"> (Elements.xml)</w:t>
      </w:r>
    </w:p>
    <w:p w14:paraId="1C87CAD5" w14:textId="77777777" w:rsidR="00AB083E" w:rsidRPr="00B818AC" w:rsidRDefault="00AB083E" w:rsidP="00D435A3">
      <w:pPr>
        <w:pStyle w:val="ListParagraph"/>
        <w:numPr>
          <w:ilvl w:val="2"/>
          <w:numId w:val="24"/>
        </w:numPr>
        <w:rPr>
          <w:rFonts w:cs="Segoe UI"/>
        </w:rPr>
      </w:pPr>
      <w:r w:rsidRPr="00B818AC">
        <w:rPr>
          <w:rFonts w:cs="Segoe UI"/>
        </w:rPr>
        <w:t>UrlAction</w:t>
      </w:r>
    </w:p>
    <w:p w14:paraId="207D1EAE" w14:textId="4A974234" w:rsidR="00AB083E" w:rsidRPr="00B818AC" w:rsidRDefault="00AB083E" w:rsidP="00D435A3">
      <w:pPr>
        <w:pStyle w:val="ListParagraph"/>
        <w:numPr>
          <w:ilvl w:val="1"/>
          <w:numId w:val="24"/>
        </w:numPr>
        <w:rPr>
          <w:rFonts w:cs="Segoe UI"/>
        </w:rPr>
      </w:pPr>
      <w:r w:rsidRPr="00B818AC">
        <w:rPr>
          <w:rFonts w:cs="Segoe UI"/>
        </w:rPr>
        <w:t xml:space="preserve">Send </w:t>
      </w:r>
      <w:r w:rsidR="0010599F">
        <w:rPr>
          <w:rFonts w:cs="Segoe UI"/>
        </w:rPr>
        <w:t>t</w:t>
      </w:r>
      <w:r w:rsidRPr="00B818AC">
        <w:rPr>
          <w:rFonts w:cs="Segoe UI"/>
        </w:rPr>
        <w:t>o OneDrive</w:t>
      </w:r>
      <w:r w:rsidR="006811DA" w:rsidRPr="00B818AC">
        <w:rPr>
          <w:rFonts w:cs="Segoe UI"/>
        </w:rPr>
        <w:t xml:space="preserve"> (Elements.xml)</w:t>
      </w:r>
    </w:p>
    <w:p w14:paraId="7B0EAFC1" w14:textId="77777777" w:rsidR="00AB083E" w:rsidRPr="00B818AC" w:rsidRDefault="00AB083E" w:rsidP="00D435A3">
      <w:pPr>
        <w:pStyle w:val="ListParagraph"/>
        <w:numPr>
          <w:ilvl w:val="2"/>
          <w:numId w:val="24"/>
        </w:numPr>
        <w:rPr>
          <w:rFonts w:cs="Segoe UI"/>
        </w:rPr>
      </w:pPr>
      <w:r w:rsidRPr="00B818AC">
        <w:rPr>
          <w:rFonts w:cs="Segoe UI"/>
        </w:rPr>
        <w:t>UrlAction</w:t>
      </w:r>
    </w:p>
    <w:p w14:paraId="7D79884E" w14:textId="4913BFF8" w:rsidR="00AB083E" w:rsidRPr="00B818AC" w:rsidRDefault="00AB083E" w:rsidP="00D435A3">
      <w:pPr>
        <w:pStyle w:val="ListParagraph"/>
        <w:numPr>
          <w:ilvl w:val="1"/>
          <w:numId w:val="24"/>
        </w:numPr>
        <w:rPr>
          <w:rFonts w:cs="Segoe UI"/>
        </w:rPr>
      </w:pPr>
      <w:r w:rsidRPr="00B818AC">
        <w:rPr>
          <w:rFonts w:cs="Segoe UI"/>
        </w:rPr>
        <w:t>Sync</w:t>
      </w:r>
      <w:r w:rsidR="006811DA" w:rsidRPr="00B818AC">
        <w:rPr>
          <w:rFonts w:cs="Segoe UI"/>
        </w:rPr>
        <w:t xml:space="preserve"> (Elements.xml)</w:t>
      </w:r>
    </w:p>
    <w:p w14:paraId="3A6F08A7" w14:textId="77777777" w:rsidR="00AB083E" w:rsidRPr="00B818AC" w:rsidRDefault="00AB083E" w:rsidP="00D435A3">
      <w:pPr>
        <w:pStyle w:val="ListParagraph"/>
        <w:numPr>
          <w:ilvl w:val="2"/>
          <w:numId w:val="24"/>
        </w:numPr>
        <w:rPr>
          <w:rFonts w:cs="Segoe UI"/>
        </w:rPr>
      </w:pPr>
      <w:r w:rsidRPr="00B818AC">
        <w:rPr>
          <w:rFonts w:cs="Segoe UI"/>
        </w:rPr>
        <w:t>UrlAction</w:t>
      </w:r>
    </w:p>
    <w:p w14:paraId="50ABD34C" w14:textId="15B859AC" w:rsidR="00AB083E" w:rsidRPr="00B818AC" w:rsidRDefault="00AB083E" w:rsidP="00D435A3">
      <w:pPr>
        <w:pStyle w:val="ListParagraph"/>
        <w:numPr>
          <w:ilvl w:val="1"/>
          <w:numId w:val="24"/>
        </w:numPr>
        <w:rPr>
          <w:rFonts w:cs="Segoe UI"/>
        </w:rPr>
      </w:pPr>
      <w:r w:rsidRPr="00B818AC">
        <w:rPr>
          <w:rFonts w:cs="Segoe UI"/>
        </w:rPr>
        <w:t>UpdateAndCheckIn</w:t>
      </w:r>
      <w:r w:rsidR="006811DA" w:rsidRPr="00B818AC">
        <w:rPr>
          <w:rFonts w:cs="Segoe UI"/>
        </w:rPr>
        <w:t xml:space="preserve"> (Elements.xml)</w:t>
      </w:r>
    </w:p>
    <w:p w14:paraId="6AD5E246" w14:textId="77777777" w:rsidR="00AB083E" w:rsidRPr="00B818AC" w:rsidRDefault="00AB083E" w:rsidP="00D435A3">
      <w:pPr>
        <w:pStyle w:val="ListParagraph"/>
        <w:numPr>
          <w:ilvl w:val="2"/>
          <w:numId w:val="24"/>
        </w:numPr>
        <w:rPr>
          <w:rFonts w:cs="Segoe UI"/>
        </w:rPr>
      </w:pPr>
      <w:r w:rsidRPr="00B818AC">
        <w:rPr>
          <w:rFonts w:cs="Segoe UI"/>
        </w:rPr>
        <w:t>UrlAction</w:t>
      </w:r>
    </w:p>
    <w:p w14:paraId="2A568534" w14:textId="5C54E763" w:rsidR="00AB083E" w:rsidRPr="00B818AC" w:rsidRDefault="00AB083E" w:rsidP="00D435A3">
      <w:pPr>
        <w:pStyle w:val="ListParagraph"/>
        <w:numPr>
          <w:ilvl w:val="1"/>
          <w:numId w:val="24"/>
        </w:numPr>
        <w:rPr>
          <w:rFonts w:cs="Segoe UI"/>
        </w:rPr>
      </w:pPr>
      <w:r w:rsidRPr="00B818AC">
        <w:rPr>
          <w:rFonts w:cs="Segoe UI"/>
        </w:rPr>
        <w:t>UpdateAndCheckOut</w:t>
      </w:r>
      <w:r w:rsidR="006811DA" w:rsidRPr="00B818AC">
        <w:rPr>
          <w:rFonts w:cs="Segoe UI"/>
        </w:rPr>
        <w:t xml:space="preserve"> (Elements.xml)</w:t>
      </w:r>
    </w:p>
    <w:p w14:paraId="5440D369" w14:textId="77777777" w:rsidR="00AB083E" w:rsidRPr="00B818AC" w:rsidRDefault="00AB083E" w:rsidP="00D435A3">
      <w:pPr>
        <w:pStyle w:val="ListParagraph"/>
        <w:numPr>
          <w:ilvl w:val="2"/>
          <w:numId w:val="24"/>
        </w:numPr>
        <w:rPr>
          <w:rFonts w:cs="Segoe UI"/>
        </w:rPr>
      </w:pPr>
      <w:r w:rsidRPr="00B818AC">
        <w:rPr>
          <w:rFonts w:cs="Segoe UI"/>
        </w:rPr>
        <w:t>UrlAction</w:t>
      </w:r>
    </w:p>
    <w:p w14:paraId="55FB53D6"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403D9AE1" w14:textId="41D178F1" w:rsidR="006811DA" w:rsidRPr="00B818AC" w:rsidRDefault="006811DA" w:rsidP="00D435A3">
      <w:pPr>
        <w:pStyle w:val="ListParagraph"/>
        <w:numPr>
          <w:ilvl w:val="2"/>
          <w:numId w:val="24"/>
        </w:numPr>
        <w:rPr>
          <w:rFonts w:cs="Segoe UI"/>
        </w:rPr>
      </w:pPr>
      <w:r w:rsidRPr="00B818AC">
        <w:rPr>
          <w:rFonts w:cs="Segoe UI"/>
        </w:rPr>
        <w:t>Product ID (Generate GUID with Visual Studio tool)</w:t>
      </w:r>
    </w:p>
    <w:p w14:paraId="25CC19C7" w14:textId="77777777" w:rsidR="00AB083E" w:rsidRPr="00B818AC" w:rsidRDefault="00AB083E" w:rsidP="00D435A3">
      <w:pPr>
        <w:pStyle w:val="ListParagraph"/>
        <w:numPr>
          <w:ilvl w:val="2"/>
          <w:numId w:val="24"/>
        </w:numPr>
        <w:rPr>
          <w:rFonts w:cs="Segoe UI"/>
        </w:rPr>
      </w:pPr>
      <w:r w:rsidRPr="00B818AC">
        <w:rPr>
          <w:rFonts w:cs="Segoe UI"/>
        </w:rPr>
        <w:t>Start page</w:t>
      </w:r>
    </w:p>
    <w:p w14:paraId="35759882" w14:textId="7B6881D3" w:rsidR="006811DA" w:rsidRPr="00B818AC" w:rsidRDefault="006811DA" w:rsidP="00D435A3">
      <w:pPr>
        <w:pStyle w:val="ListParagraph"/>
        <w:numPr>
          <w:ilvl w:val="2"/>
          <w:numId w:val="24"/>
        </w:numPr>
        <w:rPr>
          <w:rFonts w:cs="Segoe UI"/>
        </w:rPr>
      </w:pPr>
      <w:r w:rsidRPr="00B818AC">
        <w:rPr>
          <w:rFonts w:cs="Segoe UI"/>
        </w:rPr>
        <w:t>ClientId</w:t>
      </w:r>
    </w:p>
    <w:p w14:paraId="2205A363" w14:textId="77777777" w:rsidR="00AB083E" w:rsidRPr="00B818AC" w:rsidRDefault="00AB083E" w:rsidP="00D435A3">
      <w:pPr>
        <w:pStyle w:val="ListParagraph"/>
        <w:numPr>
          <w:ilvl w:val="0"/>
          <w:numId w:val="24"/>
        </w:numPr>
        <w:rPr>
          <w:rFonts w:cs="Segoe UI"/>
        </w:rPr>
      </w:pPr>
      <w:r w:rsidRPr="00B818AC">
        <w:rPr>
          <w:rFonts w:cs="Segoe UI"/>
        </w:rPr>
        <w:t>Microsoft.Legal.MatterCenter.OneDriveRibbon</w:t>
      </w:r>
    </w:p>
    <w:p w14:paraId="4D59DA5E" w14:textId="73496A3E" w:rsidR="00AB083E" w:rsidRPr="00B818AC" w:rsidRDefault="00AB083E" w:rsidP="00D435A3">
      <w:pPr>
        <w:pStyle w:val="ListParagraph"/>
        <w:numPr>
          <w:ilvl w:val="1"/>
          <w:numId w:val="24"/>
        </w:numPr>
        <w:rPr>
          <w:rFonts w:cs="Segoe UI"/>
        </w:rPr>
      </w:pPr>
      <w:r w:rsidRPr="00B818AC">
        <w:rPr>
          <w:rFonts w:cs="Segoe UI"/>
        </w:rPr>
        <w:t>RibbonCustomAction</w:t>
      </w:r>
      <w:r w:rsidR="006811DA" w:rsidRPr="00B818AC">
        <w:rPr>
          <w:rFonts w:cs="Segoe UI"/>
        </w:rPr>
        <w:t xml:space="preserve"> (Elements.xml)</w:t>
      </w:r>
    </w:p>
    <w:p w14:paraId="0B1B13FB" w14:textId="77777777" w:rsidR="00AB083E" w:rsidRPr="00B818AC" w:rsidRDefault="00AB083E" w:rsidP="00D435A3">
      <w:pPr>
        <w:pStyle w:val="ListParagraph"/>
        <w:numPr>
          <w:ilvl w:val="2"/>
          <w:numId w:val="24"/>
        </w:numPr>
        <w:rPr>
          <w:rFonts w:cs="Segoe UI"/>
        </w:rPr>
      </w:pPr>
      <w:r w:rsidRPr="00B818AC">
        <w:rPr>
          <w:rFonts w:cs="Segoe UI"/>
        </w:rPr>
        <w:t>CommandActions</w:t>
      </w:r>
    </w:p>
    <w:p w14:paraId="28DA30C5"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558DABF7" w14:textId="77777777" w:rsidR="00AB083E" w:rsidRPr="00B818AC" w:rsidRDefault="00AB083E" w:rsidP="00D435A3">
      <w:pPr>
        <w:pStyle w:val="ListParagraph"/>
        <w:numPr>
          <w:ilvl w:val="2"/>
          <w:numId w:val="24"/>
        </w:numPr>
        <w:rPr>
          <w:rFonts w:cs="Segoe UI"/>
        </w:rPr>
      </w:pPr>
      <w:r w:rsidRPr="00B818AC">
        <w:rPr>
          <w:rFonts w:cs="Segoe UI"/>
        </w:rPr>
        <w:t>ProductID</w:t>
      </w:r>
    </w:p>
    <w:p w14:paraId="370AF7A0" w14:textId="77777777" w:rsidR="00AB083E" w:rsidRPr="00B818AC" w:rsidRDefault="00AB083E" w:rsidP="00D435A3">
      <w:pPr>
        <w:pStyle w:val="ListParagraph"/>
        <w:numPr>
          <w:ilvl w:val="2"/>
          <w:numId w:val="24"/>
        </w:numPr>
        <w:rPr>
          <w:rFonts w:cs="Segoe UI"/>
        </w:rPr>
      </w:pPr>
      <w:r w:rsidRPr="00B818AC">
        <w:rPr>
          <w:rFonts w:cs="Segoe UI"/>
        </w:rPr>
        <w:t>StartPage</w:t>
      </w:r>
    </w:p>
    <w:p w14:paraId="3ACA873F" w14:textId="0FB94698" w:rsidR="00AB083E" w:rsidRPr="00B818AC" w:rsidRDefault="006811DA" w:rsidP="00D435A3">
      <w:pPr>
        <w:pStyle w:val="ListParagraph"/>
        <w:numPr>
          <w:ilvl w:val="2"/>
          <w:numId w:val="24"/>
        </w:numPr>
        <w:rPr>
          <w:rFonts w:cs="Segoe UI"/>
        </w:rPr>
      </w:pPr>
      <w:r w:rsidRPr="00B818AC">
        <w:rPr>
          <w:rFonts w:cs="Segoe UI"/>
        </w:rPr>
        <w:t>ClientId</w:t>
      </w:r>
    </w:p>
    <w:p w14:paraId="06B358BA" w14:textId="77777777" w:rsidR="00AB083E" w:rsidRPr="00B818AC" w:rsidRDefault="00AB083E" w:rsidP="00D435A3">
      <w:pPr>
        <w:pStyle w:val="ListParagraph"/>
        <w:numPr>
          <w:ilvl w:val="0"/>
          <w:numId w:val="24"/>
        </w:numPr>
        <w:rPr>
          <w:rFonts w:cs="Segoe UI"/>
        </w:rPr>
      </w:pPr>
      <w:r w:rsidRPr="00B818AC">
        <w:rPr>
          <w:rFonts w:cs="Segoe UI"/>
        </w:rPr>
        <w:t>Microsoft.Legal.MatterCenter.ProviderService</w:t>
      </w:r>
    </w:p>
    <w:p w14:paraId="295F8D12" w14:textId="77777777" w:rsidR="00AB083E" w:rsidRPr="00B818AC" w:rsidRDefault="00AB083E" w:rsidP="00D435A3">
      <w:pPr>
        <w:pStyle w:val="ListParagraph"/>
        <w:numPr>
          <w:ilvl w:val="1"/>
          <w:numId w:val="24"/>
        </w:numPr>
        <w:rPr>
          <w:rFonts w:cs="Segoe UI"/>
        </w:rPr>
      </w:pPr>
      <w:r w:rsidRPr="00B818AC">
        <w:rPr>
          <w:rFonts w:cs="Segoe UI"/>
        </w:rPr>
        <w:lastRenderedPageBreak/>
        <w:t>App_GlobalResource\Constants.resx</w:t>
      </w:r>
    </w:p>
    <w:p w14:paraId="51B3B98A" w14:textId="77777777" w:rsidR="00AB083E" w:rsidRPr="00B818AC" w:rsidRDefault="00AB083E" w:rsidP="00D435A3">
      <w:pPr>
        <w:pStyle w:val="ListParagraph"/>
        <w:numPr>
          <w:ilvl w:val="2"/>
          <w:numId w:val="24"/>
        </w:numPr>
        <w:rPr>
          <w:rFonts w:cs="Segoe UI"/>
        </w:rPr>
      </w:pPr>
      <w:r w:rsidRPr="00B818AC">
        <w:rPr>
          <w:rFonts w:cs="Segoe UI"/>
        </w:rPr>
        <w:t>Central_Repository_URL (app catalog url)</w:t>
      </w:r>
    </w:p>
    <w:p w14:paraId="76E1C057" w14:textId="77777777" w:rsidR="00AB083E" w:rsidRPr="00B818AC" w:rsidRDefault="00AB083E" w:rsidP="00D435A3">
      <w:pPr>
        <w:pStyle w:val="ListParagraph"/>
        <w:numPr>
          <w:ilvl w:val="2"/>
          <w:numId w:val="24"/>
        </w:numPr>
        <w:rPr>
          <w:rFonts w:cs="Segoe UI"/>
        </w:rPr>
      </w:pPr>
      <w:r w:rsidRPr="00B818AC">
        <w:rPr>
          <w:rFonts w:cs="Segoe UI"/>
        </w:rPr>
        <w:t xml:space="preserve">Common_CSS_File_Location </w:t>
      </w:r>
    </w:p>
    <w:p w14:paraId="4D9CC84F" w14:textId="77777777" w:rsidR="00AB083E" w:rsidRPr="00B818AC" w:rsidRDefault="00AB083E" w:rsidP="00D435A3">
      <w:pPr>
        <w:pStyle w:val="ListParagraph"/>
        <w:numPr>
          <w:ilvl w:val="2"/>
          <w:numId w:val="24"/>
        </w:numPr>
        <w:rPr>
          <w:rFonts w:cs="Segoe UI"/>
        </w:rPr>
      </w:pPr>
      <w:r w:rsidRPr="00B818AC">
        <w:rPr>
          <w:rFonts w:cs="Segoe UI"/>
        </w:rPr>
        <w:t xml:space="preserve">Common_JS_File_Location </w:t>
      </w:r>
    </w:p>
    <w:p w14:paraId="12BD5E89" w14:textId="77777777" w:rsidR="00AB083E" w:rsidRPr="00B818AC" w:rsidRDefault="00AB083E" w:rsidP="00D435A3">
      <w:pPr>
        <w:pStyle w:val="ListParagraph"/>
        <w:numPr>
          <w:ilvl w:val="2"/>
          <w:numId w:val="24"/>
        </w:numPr>
        <w:rPr>
          <w:rFonts w:cs="Segoe UI"/>
        </w:rPr>
      </w:pPr>
      <w:r w:rsidRPr="00B818AC">
        <w:rPr>
          <w:rFonts w:cs="Segoe UI"/>
        </w:rPr>
        <w:t>LogTableName</w:t>
      </w:r>
    </w:p>
    <w:p w14:paraId="05E06D76" w14:textId="51D5FF19" w:rsidR="00AB083E" w:rsidRPr="00B818AC" w:rsidRDefault="00AB083E" w:rsidP="00D435A3">
      <w:pPr>
        <w:pStyle w:val="ListParagraph"/>
        <w:numPr>
          <w:ilvl w:val="2"/>
          <w:numId w:val="24"/>
        </w:numPr>
        <w:rPr>
          <w:rFonts w:cs="Segoe UI"/>
        </w:rPr>
      </w:pPr>
      <w:r w:rsidRPr="00B818AC">
        <w:rPr>
          <w:rFonts w:cs="Segoe UI"/>
        </w:rPr>
        <w:t>Matter_Landing_Page_CSS_File_Name</w:t>
      </w:r>
      <w:r w:rsidR="006811DA" w:rsidRPr="00B818AC">
        <w:rPr>
          <w:rFonts w:cs="Segoe UI"/>
        </w:rPr>
        <w:t xml:space="preserve"> (If your app catalog is not at /sites/catalog)</w:t>
      </w:r>
    </w:p>
    <w:p w14:paraId="0DD40A7B" w14:textId="5DB27159" w:rsidR="00AB083E" w:rsidRPr="00B818AC" w:rsidRDefault="00AB083E" w:rsidP="00D435A3">
      <w:pPr>
        <w:pStyle w:val="ListParagraph"/>
        <w:numPr>
          <w:ilvl w:val="2"/>
          <w:numId w:val="24"/>
        </w:numPr>
        <w:rPr>
          <w:rFonts w:cs="Segoe UI"/>
        </w:rPr>
      </w:pPr>
      <w:r w:rsidRPr="00B818AC">
        <w:rPr>
          <w:rFonts w:cs="Segoe UI"/>
        </w:rPr>
        <w:t>Matter_Landing_Page_jQuery_File_Name</w:t>
      </w:r>
      <w:r w:rsidR="006811DA" w:rsidRPr="00B818AC">
        <w:rPr>
          <w:rFonts w:cs="Segoe UI"/>
        </w:rPr>
        <w:t xml:space="preserve"> (If your app catalog is not at /sites/catalog)</w:t>
      </w:r>
    </w:p>
    <w:p w14:paraId="1AA2D685" w14:textId="747DCFCF" w:rsidR="00AB083E" w:rsidRPr="00B818AC" w:rsidRDefault="00AB083E" w:rsidP="00D435A3">
      <w:pPr>
        <w:pStyle w:val="ListParagraph"/>
        <w:numPr>
          <w:ilvl w:val="2"/>
          <w:numId w:val="24"/>
        </w:numPr>
        <w:rPr>
          <w:rFonts w:cs="Segoe UI"/>
        </w:rPr>
      </w:pPr>
      <w:r w:rsidRPr="00B818AC">
        <w:rPr>
          <w:rFonts w:cs="Segoe UI"/>
        </w:rPr>
        <w:t>Matter_Landing_Page_Script_File_Name</w:t>
      </w:r>
      <w:r w:rsidR="006811DA" w:rsidRPr="00B818AC">
        <w:rPr>
          <w:rFonts w:cs="Segoe UI"/>
        </w:rPr>
        <w:t xml:space="preserve"> (If your app catalog is not at /sites/catalog)</w:t>
      </w:r>
    </w:p>
    <w:p w14:paraId="740C6AE1" w14:textId="77777777" w:rsidR="00AB083E" w:rsidRPr="00B818AC" w:rsidRDefault="00AB083E" w:rsidP="00D435A3">
      <w:pPr>
        <w:pStyle w:val="ListParagraph"/>
        <w:numPr>
          <w:ilvl w:val="2"/>
          <w:numId w:val="24"/>
        </w:numPr>
        <w:rPr>
          <w:rFonts w:cs="Segoe UI"/>
        </w:rPr>
      </w:pPr>
      <w:r w:rsidRPr="00B818AC">
        <w:rPr>
          <w:rFonts w:cs="Segoe UI"/>
        </w:rPr>
        <w:t>Search_Result_Source_ID (Only if doing manual deployment, otherwise scripts will handle)</w:t>
      </w:r>
    </w:p>
    <w:p w14:paraId="1B6D2D48" w14:textId="77777777" w:rsidR="00AB083E" w:rsidRPr="00B818AC" w:rsidRDefault="00AB083E" w:rsidP="00D435A3">
      <w:pPr>
        <w:pStyle w:val="ListParagraph"/>
        <w:numPr>
          <w:ilvl w:val="2"/>
          <w:numId w:val="24"/>
        </w:numPr>
        <w:rPr>
          <w:rFonts w:cs="Segoe UI"/>
        </w:rPr>
      </w:pPr>
      <w:r w:rsidRPr="00B818AC">
        <w:rPr>
          <w:rFonts w:cs="Segoe UI"/>
        </w:rPr>
        <w:t>Site_Url</w:t>
      </w:r>
    </w:p>
    <w:p w14:paraId="466EDA3A" w14:textId="199A2A05" w:rsidR="00AB083E" w:rsidRPr="00B818AC" w:rsidRDefault="00AB083E" w:rsidP="00D435A3">
      <w:pPr>
        <w:pStyle w:val="ListParagraph"/>
        <w:numPr>
          <w:ilvl w:val="2"/>
          <w:numId w:val="24"/>
        </w:numPr>
        <w:rPr>
          <w:rFonts w:cs="Segoe UI"/>
        </w:rPr>
      </w:pPr>
      <w:r w:rsidRPr="00B818AC">
        <w:rPr>
          <w:rFonts w:cs="Segoe UI"/>
        </w:rPr>
        <w:t>Tenant_WebDashboard_Link – Update for Localized</w:t>
      </w:r>
      <w:r w:rsidR="006811DA" w:rsidRPr="00B818AC">
        <w:rPr>
          <w:rFonts w:cs="Segoe UI"/>
        </w:rPr>
        <w:t xml:space="preserve"> installs</w:t>
      </w:r>
    </w:p>
    <w:p w14:paraId="25B6D051" w14:textId="4A4AB1FF" w:rsidR="00AB083E" w:rsidRPr="00B818AC" w:rsidRDefault="00AB083E" w:rsidP="00D435A3">
      <w:pPr>
        <w:pStyle w:val="ListParagraph"/>
        <w:numPr>
          <w:ilvl w:val="2"/>
          <w:numId w:val="24"/>
        </w:numPr>
        <w:rPr>
          <w:rFonts w:cs="Segoe UI"/>
        </w:rPr>
      </w:pPr>
      <w:r w:rsidRPr="00B818AC">
        <w:rPr>
          <w:rFonts w:cs="Segoe UI"/>
        </w:rPr>
        <w:t>Template_Document_Library_Link – Update for Localized</w:t>
      </w:r>
      <w:r w:rsidR="006811DA" w:rsidRPr="00B818AC">
        <w:rPr>
          <w:rFonts w:cs="Segoe UI"/>
        </w:rPr>
        <w:t xml:space="preserve"> installs</w:t>
      </w:r>
    </w:p>
    <w:p w14:paraId="716286D1" w14:textId="77777777" w:rsidR="00AB083E" w:rsidRPr="00B818AC" w:rsidRDefault="00AB083E" w:rsidP="00D435A3">
      <w:pPr>
        <w:pStyle w:val="ListParagraph"/>
        <w:numPr>
          <w:ilvl w:val="1"/>
          <w:numId w:val="24"/>
        </w:numPr>
        <w:rPr>
          <w:rFonts w:cs="Segoe UI"/>
        </w:rPr>
      </w:pPr>
      <w:r w:rsidRPr="00B818AC">
        <w:rPr>
          <w:rFonts w:cs="Segoe UI"/>
        </w:rPr>
        <w:t>Web.config</w:t>
      </w:r>
    </w:p>
    <w:p w14:paraId="6BDB067F" w14:textId="77777777" w:rsidR="00AB083E" w:rsidRPr="00B818AC" w:rsidRDefault="00AB083E" w:rsidP="00D435A3">
      <w:pPr>
        <w:pStyle w:val="ListParagraph"/>
        <w:numPr>
          <w:ilvl w:val="2"/>
          <w:numId w:val="24"/>
        </w:numPr>
        <w:rPr>
          <w:rFonts w:cs="Segoe UI"/>
        </w:rPr>
      </w:pPr>
      <w:r w:rsidRPr="00B818AC">
        <w:rPr>
          <w:rFonts w:cs="Segoe UI"/>
        </w:rPr>
        <w:t>ClientId</w:t>
      </w:r>
    </w:p>
    <w:p w14:paraId="4C9518AB" w14:textId="77777777" w:rsidR="00AB083E" w:rsidRPr="00B818AC" w:rsidRDefault="00AB083E" w:rsidP="00D435A3">
      <w:pPr>
        <w:pStyle w:val="ListParagraph"/>
        <w:numPr>
          <w:ilvl w:val="2"/>
          <w:numId w:val="24"/>
        </w:numPr>
        <w:rPr>
          <w:rFonts w:cs="Segoe UI"/>
        </w:rPr>
      </w:pPr>
      <w:r w:rsidRPr="00B818AC">
        <w:rPr>
          <w:rFonts w:cs="Segoe UI"/>
        </w:rPr>
        <w:t>ClientSecret</w:t>
      </w:r>
    </w:p>
    <w:p w14:paraId="0EE02C92"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491A855A" w14:textId="77777777" w:rsidR="00AB083E" w:rsidRPr="00B818AC" w:rsidRDefault="00AB083E" w:rsidP="00D435A3">
      <w:pPr>
        <w:pStyle w:val="ListParagraph"/>
        <w:numPr>
          <w:ilvl w:val="2"/>
          <w:numId w:val="24"/>
        </w:numPr>
        <w:rPr>
          <w:rFonts w:cs="Segoe UI"/>
        </w:rPr>
      </w:pPr>
      <w:r w:rsidRPr="00B818AC">
        <w:rPr>
          <w:rFonts w:cs="Segoe UI"/>
        </w:rPr>
        <w:t>Access-Control-Allow-Origin</w:t>
      </w:r>
    </w:p>
    <w:p w14:paraId="197A9CE6" w14:textId="77777777" w:rsidR="00AB083E" w:rsidRPr="00B818AC" w:rsidRDefault="00AB083E" w:rsidP="00D435A3">
      <w:pPr>
        <w:pStyle w:val="ListParagraph"/>
        <w:numPr>
          <w:ilvl w:val="0"/>
          <w:numId w:val="24"/>
        </w:numPr>
        <w:rPr>
          <w:rFonts w:cs="Segoe UI"/>
        </w:rPr>
      </w:pPr>
      <w:r w:rsidRPr="00B818AC">
        <w:rPr>
          <w:rFonts w:cs="Segoe UI"/>
        </w:rPr>
        <w:t>Microsoft.Legal.MatterCenter.SharePointAppWeb</w:t>
      </w:r>
    </w:p>
    <w:p w14:paraId="0FE1D6CF" w14:textId="77777777" w:rsidR="00AB083E" w:rsidRPr="00B818AC" w:rsidRDefault="00AB083E" w:rsidP="00D435A3">
      <w:pPr>
        <w:pStyle w:val="ListParagraph"/>
        <w:numPr>
          <w:ilvl w:val="1"/>
          <w:numId w:val="24"/>
        </w:numPr>
        <w:rPr>
          <w:rFonts w:cs="Segoe UI"/>
        </w:rPr>
      </w:pPr>
      <w:r w:rsidRPr="00B818AC">
        <w:rPr>
          <w:rFonts w:cs="Segoe UI"/>
        </w:rPr>
        <w:t>App_GlobalResources\Constants.resx</w:t>
      </w:r>
    </w:p>
    <w:p w14:paraId="65FA7FF7" w14:textId="77777777" w:rsidR="00AB083E" w:rsidRPr="00B818AC" w:rsidRDefault="00AB083E" w:rsidP="00D435A3">
      <w:pPr>
        <w:pStyle w:val="ListParagraph"/>
        <w:numPr>
          <w:ilvl w:val="2"/>
          <w:numId w:val="24"/>
        </w:numPr>
        <w:rPr>
          <w:rFonts w:cs="Segoe UI"/>
        </w:rPr>
      </w:pPr>
      <w:r w:rsidRPr="00B818AC">
        <w:rPr>
          <w:rFonts w:cs="Segoe UI"/>
        </w:rPr>
        <w:t>App_Redirect_URL</w:t>
      </w:r>
    </w:p>
    <w:p w14:paraId="560C0C7B" w14:textId="77777777" w:rsidR="00AB083E" w:rsidRPr="00B818AC" w:rsidRDefault="00AB083E" w:rsidP="00D435A3">
      <w:pPr>
        <w:pStyle w:val="ListParagraph"/>
        <w:numPr>
          <w:ilvl w:val="2"/>
          <w:numId w:val="24"/>
        </w:numPr>
        <w:rPr>
          <w:rFonts w:cs="Segoe UI"/>
        </w:rPr>
      </w:pPr>
      <w:r w:rsidRPr="00B818AC">
        <w:rPr>
          <w:rFonts w:cs="Segoe UI"/>
        </w:rPr>
        <w:t>Application_Insight_App_Id</w:t>
      </w:r>
    </w:p>
    <w:p w14:paraId="2747BE26" w14:textId="77777777" w:rsidR="00AB083E" w:rsidRPr="00B818AC" w:rsidRDefault="00AB083E" w:rsidP="00D435A3">
      <w:pPr>
        <w:pStyle w:val="ListParagraph"/>
        <w:numPr>
          <w:ilvl w:val="2"/>
          <w:numId w:val="24"/>
        </w:numPr>
        <w:rPr>
          <w:rFonts w:cs="Segoe UI"/>
        </w:rPr>
      </w:pPr>
      <w:r w:rsidRPr="00B818AC">
        <w:rPr>
          <w:rFonts w:cs="Segoe UI"/>
        </w:rPr>
        <w:t>Central_Repository_Url</w:t>
      </w:r>
    </w:p>
    <w:p w14:paraId="06568E20" w14:textId="77777777" w:rsidR="00AB083E" w:rsidRPr="00B818AC" w:rsidRDefault="00AB083E" w:rsidP="00D435A3">
      <w:pPr>
        <w:pStyle w:val="ListParagraph"/>
        <w:numPr>
          <w:ilvl w:val="2"/>
          <w:numId w:val="24"/>
        </w:numPr>
        <w:rPr>
          <w:rFonts w:cs="Segoe UI"/>
        </w:rPr>
      </w:pPr>
      <w:r w:rsidRPr="00B818AC">
        <w:rPr>
          <w:rFonts w:cs="Segoe UI"/>
        </w:rPr>
        <w:t>ClientId</w:t>
      </w:r>
    </w:p>
    <w:p w14:paraId="41971EB1" w14:textId="77777777" w:rsidR="00AB083E" w:rsidRPr="00B818AC" w:rsidRDefault="00AB083E" w:rsidP="00D435A3">
      <w:pPr>
        <w:pStyle w:val="ListParagraph"/>
        <w:numPr>
          <w:ilvl w:val="2"/>
          <w:numId w:val="24"/>
        </w:numPr>
        <w:rPr>
          <w:rFonts w:cs="Segoe UI"/>
        </w:rPr>
      </w:pPr>
      <w:r w:rsidRPr="00B818AC">
        <w:rPr>
          <w:rFonts w:cs="Segoe UI"/>
        </w:rPr>
        <w:t>Delve_Link</w:t>
      </w:r>
    </w:p>
    <w:p w14:paraId="5D814790" w14:textId="77777777" w:rsidR="00AB083E" w:rsidRPr="00B818AC" w:rsidRDefault="00AB083E" w:rsidP="00D435A3">
      <w:pPr>
        <w:pStyle w:val="ListParagraph"/>
        <w:numPr>
          <w:ilvl w:val="2"/>
          <w:numId w:val="24"/>
        </w:numPr>
        <w:rPr>
          <w:rFonts w:cs="Segoe UI"/>
        </w:rPr>
      </w:pPr>
      <w:r w:rsidRPr="00B818AC">
        <w:rPr>
          <w:rFonts w:cs="Segoe UI"/>
        </w:rPr>
        <w:t>Image_Document_Icon (needs to be updated for manual deployments)</w:t>
      </w:r>
    </w:p>
    <w:p w14:paraId="43A3424B" w14:textId="77777777" w:rsidR="00AB083E" w:rsidRPr="00B818AC" w:rsidRDefault="00AB083E" w:rsidP="00D435A3">
      <w:pPr>
        <w:pStyle w:val="ListParagraph"/>
        <w:numPr>
          <w:ilvl w:val="2"/>
          <w:numId w:val="24"/>
        </w:numPr>
        <w:rPr>
          <w:rFonts w:cs="Segoe UI"/>
        </w:rPr>
      </w:pPr>
      <w:r w:rsidRPr="00B818AC">
        <w:rPr>
          <w:rFonts w:cs="Segoe UI"/>
        </w:rPr>
        <w:t>Image_General_Document (needs to be updated for manual deployments)</w:t>
      </w:r>
    </w:p>
    <w:p w14:paraId="69330F0F" w14:textId="77777777" w:rsidR="00AB083E" w:rsidRPr="00B818AC" w:rsidRDefault="00AB083E" w:rsidP="00D435A3">
      <w:pPr>
        <w:pStyle w:val="ListParagraph"/>
        <w:numPr>
          <w:ilvl w:val="2"/>
          <w:numId w:val="24"/>
        </w:numPr>
        <w:rPr>
          <w:rFonts w:cs="Segoe UI"/>
        </w:rPr>
      </w:pPr>
      <w:r w:rsidRPr="00B818AC">
        <w:rPr>
          <w:rFonts w:cs="Segoe UI"/>
        </w:rPr>
        <w:t xml:space="preserve">Learn_More_Link </w:t>
      </w:r>
    </w:p>
    <w:p w14:paraId="66D5AE27" w14:textId="77777777" w:rsidR="00AB083E" w:rsidRPr="00B818AC" w:rsidRDefault="00AB083E" w:rsidP="00D435A3">
      <w:pPr>
        <w:pStyle w:val="ListParagraph"/>
        <w:numPr>
          <w:ilvl w:val="2"/>
          <w:numId w:val="24"/>
        </w:numPr>
        <w:rPr>
          <w:rFonts w:cs="Segoe UI"/>
        </w:rPr>
      </w:pPr>
      <w:r w:rsidRPr="00B818AC">
        <w:rPr>
          <w:rFonts w:cs="Segoe UI"/>
        </w:rPr>
        <w:t>Legal_Briefcase_Service_Url</w:t>
      </w:r>
    </w:p>
    <w:p w14:paraId="2E870A1A" w14:textId="77777777" w:rsidR="00AB083E" w:rsidRPr="00B818AC" w:rsidRDefault="00AB083E" w:rsidP="00D435A3">
      <w:pPr>
        <w:pStyle w:val="ListParagraph"/>
        <w:numPr>
          <w:ilvl w:val="2"/>
          <w:numId w:val="24"/>
        </w:numPr>
        <w:rPr>
          <w:rFonts w:cs="Segoe UI"/>
        </w:rPr>
      </w:pPr>
      <w:r w:rsidRPr="00B818AC">
        <w:rPr>
          <w:rFonts w:cs="Segoe UI"/>
        </w:rPr>
        <w:t>Matter_Provision_Service_Url</w:t>
      </w:r>
    </w:p>
    <w:p w14:paraId="0D9B4B8F" w14:textId="77777777" w:rsidR="00AB083E" w:rsidRPr="00B818AC" w:rsidRDefault="00AB083E" w:rsidP="00D435A3">
      <w:pPr>
        <w:pStyle w:val="ListParagraph"/>
        <w:numPr>
          <w:ilvl w:val="2"/>
          <w:numId w:val="24"/>
        </w:numPr>
        <w:rPr>
          <w:rFonts w:cs="Segoe UI"/>
        </w:rPr>
      </w:pPr>
      <w:r w:rsidRPr="00B818AC">
        <w:rPr>
          <w:rFonts w:cs="Segoe UI"/>
        </w:rPr>
        <w:lastRenderedPageBreak/>
        <w:t>Office_JS_URL</w:t>
      </w:r>
    </w:p>
    <w:p w14:paraId="19AE64B3" w14:textId="77777777" w:rsidR="00AB083E" w:rsidRPr="00B818AC" w:rsidRDefault="00AB083E" w:rsidP="00D435A3">
      <w:pPr>
        <w:pStyle w:val="ListParagraph"/>
        <w:numPr>
          <w:ilvl w:val="2"/>
          <w:numId w:val="24"/>
        </w:numPr>
        <w:rPr>
          <w:rFonts w:cs="Segoe UI"/>
        </w:rPr>
      </w:pPr>
      <w:r w:rsidRPr="00B818AC">
        <w:rPr>
          <w:rFonts w:cs="Segoe UI"/>
        </w:rPr>
        <w:t>Search_Service_Url</w:t>
      </w:r>
    </w:p>
    <w:p w14:paraId="5259DFE6" w14:textId="77777777" w:rsidR="00AB083E" w:rsidRPr="00B818AC" w:rsidRDefault="00AB083E" w:rsidP="00D435A3">
      <w:pPr>
        <w:pStyle w:val="ListParagraph"/>
        <w:numPr>
          <w:ilvl w:val="2"/>
          <w:numId w:val="24"/>
        </w:numPr>
        <w:rPr>
          <w:rFonts w:cs="Segoe UI"/>
        </w:rPr>
      </w:pPr>
      <w:r w:rsidRPr="00B818AC">
        <w:rPr>
          <w:rFonts w:cs="Segoe UI"/>
        </w:rPr>
        <w:t>Site_Url</w:t>
      </w:r>
    </w:p>
    <w:p w14:paraId="5CEF4F39" w14:textId="2F4EBF16" w:rsidR="00AB083E" w:rsidRDefault="00AB083E" w:rsidP="00D435A3">
      <w:pPr>
        <w:pStyle w:val="ListParagraph"/>
        <w:numPr>
          <w:ilvl w:val="2"/>
          <w:numId w:val="24"/>
        </w:numPr>
        <w:rPr>
          <w:rFonts w:cs="Segoe UI"/>
        </w:rPr>
      </w:pPr>
      <w:r w:rsidRPr="00B818AC">
        <w:rPr>
          <w:rFonts w:cs="Segoe UI"/>
        </w:rPr>
        <w:t>Tenant_Url</w:t>
      </w:r>
    </w:p>
    <w:p w14:paraId="7B056CBB" w14:textId="5384B07D" w:rsidR="00004B71" w:rsidRPr="00B818AC" w:rsidRDefault="00CE00EE" w:rsidP="00CE00EE">
      <w:pPr>
        <w:pStyle w:val="ListParagraph"/>
        <w:numPr>
          <w:ilvl w:val="2"/>
          <w:numId w:val="24"/>
        </w:numPr>
        <w:rPr>
          <w:rFonts w:cs="Segoe UI"/>
        </w:rPr>
      </w:pPr>
      <w:r w:rsidRPr="00CE00EE">
        <w:rPr>
          <w:rFonts w:cs="Segoe UI"/>
        </w:rPr>
        <w:t>UILogTableName</w:t>
      </w:r>
    </w:p>
    <w:p w14:paraId="63BF2149" w14:textId="77777777" w:rsidR="00AB083E" w:rsidRPr="00B818AC" w:rsidRDefault="00AB083E" w:rsidP="00D435A3">
      <w:pPr>
        <w:pStyle w:val="ListParagraph"/>
        <w:numPr>
          <w:ilvl w:val="1"/>
          <w:numId w:val="24"/>
        </w:numPr>
        <w:rPr>
          <w:rFonts w:cs="Segoe UI"/>
        </w:rPr>
      </w:pPr>
      <w:r w:rsidRPr="00B818AC">
        <w:rPr>
          <w:rFonts w:cs="Segoe UI"/>
        </w:rPr>
        <w:t>ApplicationInsights.config</w:t>
      </w:r>
    </w:p>
    <w:p w14:paraId="366CD6B8" w14:textId="4E63BC61" w:rsidR="00AB083E" w:rsidRDefault="00AB083E" w:rsidP="00D435A3">
      <w:pPr>
        <w:pStyle w:val="ListParagraph"/>
        <w:numPr>
          <w:ilvl w:val="2"/>
          <w:numId w:val="24"/>
        </w:numPr>
        <w:rPr>
          <w:rFonts w:cs="Segoe UI"/>
        </w:rPr>
      </w:pPr>
      <w:r w:rsidRPr="00B818AC">
        <w:rPr>
          <w:rFonts w:cs="Segoe UI"/>
        </w:rPr>
        <w:t>InstrumentationKey</w:t>
      </w:r>
      <w:r w:rsidR="006811DA" w:rsidRPr="00B818AC">
        <w:rPr>
          <w:rFonts w:cs="Segoe UI"/>
        </w:rPr>
        <w:t xml:space="preserve"> (Fill in as NA if not using Application Insights)</w:t>
      </w:r>
    </w:p>
    <w:p w14:paraId="569720F0" w14:textId="0D06AEA1" w:rsidR="0052512C" w:rsidRPr="00B818AC" w:rsidRDefault="0052512C" w:rsidP="0052512C">
      <w:pPr>
        <w:pStyle w:val="ListParagraph"/>
        <w:numPr>
          <w:ilvl w:val="1"/>
          <w:numId w:val="24"/>
        </w:numPr>
        <w:rPr>
          <w:rFonts w:cs="Segoe UI"/>
        </w:rPr>
      </w:pPr>
      <w:r w:rsidRPr="0052512C">
        <w:rPr>
          <w:rFonts w:cs="Segoe UI"/>
        </w:rPr>
        <w:t>App_LocalResources</w:t>
      </w:r>
      <w:r>
        <w:rPr>
          <w:rFonts w:cs="Segoe UI"/>
        </w:rPr>
        <w:t>\Webdashboard.resx</w:t>
      </w:r>
    </w:p>
    <w:p w14:paraId="633EAEDA" w14:textId="712106E6" w:rsidR="0052512C" w:rsidRDefault="00165319" w:rsidP="00D435A3">
      <w:pPr>
        <w:pStyle w:val="ListParagraph"/>
        <w:numPr>
          <w:ilvl w:val="2"/>
          <w:numId w:val="24"/>
        </w:numPr>
        <w:rPr>
          <w:rFonts w:cs="Segoe UI"/>
        </w:rPr>
      </w:pPr>
      <w:r>
        <w:rPr>
          <w:rFonts w:cs="Segoe UI"/>
        </w:rPr>
        <w:t>Feedback_and_Support</w:t>
      </w:r>
    </w:p>
    <w:p w14:paraId="1F318D73" w14:textId="2985D570" w:rsidR="001C1E5E" w:rsidRPr="00B818AC" w:rsidRDefault="001C1E5E" w:rsidP="001C1E5E">
      <w:pPr>
        <w:pStyle w:val="ListParagraph"/>
        <w:numPr>
          <w:ilvl w:val="1"/>
          <w:numId w:val="24"/>
        </w:numPr>
        <w:rPr>
          <w:rFonts w:cs="Segoe UI"/>
        </w:rPr>
      </w:pPr>
      <w:r>
        <w:rPr>
          <w:rFonts w:cs="Segoe UI"/>
        </w:rPr>
        <w:t>MasterPage</w:t>
      </w:r>
    </w:p>
    <w:p w14:paraId="45A43A79" w14:textId="3BA9E9AB" w:rsidR="0091348B" w:rsidRDefault="002F52F4">
      <w:pPr>
        <w:pStyle w:val="ListParagraph"/>
        <w:numPr>
          <w:ilvl w:val="2"/>
          <w:numId w:val="24"/>
        </w:numPr>
        <w:rPr>
          <w:rFonts w:cs="Segoe UI"/>
        </w:rPr>
      </w:pPr>
      <w:r>
        <w:rPr>
          <w:rFonts w:cs="Segoe UI"/>
        </w:rPr>
        <w:t>Matter</w:t>
      </w:r>
      <w:r w:rsidR="001C1E5E" w:rsidRPr="001C1E5E">
        <w:rPr>
          <w:rFonts w:cs="Segoe UI"/>
        </w:rPr>
        <w:t>CenterMaster.Master</w:t>
      </w:r>
    </w:p>
    <w:p w14:paraId="05112680" w14:textId="6C2190C7" w:rsidR="00C6341D" w:rsidRDefault="00C6341D" w:rsidP="00497041">
      <w:pPr>
        <w:pStyle w:val="ListParagraph"/>
        <w:numPr>
          <w:ilvl w:val="3"/>
          <w:numId w:val="24"/>
        </w:numPr>
        <w:rPr>
          <w:rFonts w:cs="Segoe UI"/>
        </w:rPr>
      </w:pPr>
      <w:r w:rsidRPr="00C6341D">
        <w:rPr>
          <w:rFonts w:cs="Segoe UI"/>
        </w:rPr>
        <w:t>ContextualHelpSupport</w:t>
      </w:r>
    </w:p>
    <w:p w14:paraId="309DFD76" w14:textId="2E152D5C" w:rsidR="00391F7C" w:rsidRDefault="00391F7C" w:rsidP="00497041">
      <w:pPr>
        <w:pStyle w:val="ListParagraph"/>
        <w:numPr>
          <w:ilvl w:val="3"/>
          <w:numId w:val="24"/>
        </w:numPr>
        <w:rPr>
          <w:rFonts w:cs="Segoe UI"/>
        </w:rPr>
      </w:pPr>
      <w:r w:rsidRPr="00391F7C">
        <w:rPr>
          <w:rFonts w:cs="Segoe UI"/>
        </w:rPr>
        <w:t>FeedbackAndSupport</w:t>
      </w:r>
    </w:p>
    <w:p w14:paraId="7D79EE9F" w14:textId="4A9599AC" w:rsidR="00391F7C" w:rsidRDefault="00391F7C" w:rsidP="00497041">
      <w:pPr>
        <w:pStyle w:val="ListParagraph"/>
        <w:numPr>
          <w:ilvl w:val="3"/>
          <w:numId w:val="24"/>
        </w:numPr>
        <w:rPr>
          <w:rFonts w:cs="Segoe UI"/>
        </w:rPr>
      </w:pPr>
      <w:r w:rsidRPr="00391F7C">
        <w:rPr>
          <w:rFonts w:cs="Segoe UI"/>
        </w:rPr>
        <w:t>PrivacyAndCookies</w:t>
      </w:r>
    </w:p>
    <w:p w14:paraId="68352F54" w14:textId="759B50A8" w:rsidR="00391F7C" w:rsidRPr="005840F8" w:rsidRDefault="00391F7C" w:rsidP="00497041">
      <w:pPr>
        <w:pStyle w:val="ListParagraph"/>
        <w:numPr>
          <w:ilvl w:val="3"/>
          <w:numId w:val="24"/>
        </w:numPr>
        <w:rPr>
          <w:rFonts w:cs="Segoe UI"/>
        </w:rPr>
      </w:pPr>
      <w:r w:rsidRPr="00391F7C">
        <w:rPr>
          <w:rFonts w:cs="Segoe UI"/>
        </w:rPr>
        <w:t>TermsofUse</w:t>
      </w:r>
    </w:p>
    <w:p w14:paraId="32323C87" w14:textId="190349C2" w:rsidR="001C1E5E" w:rsidRPr="00B818AC" w:rsidRDefault="001C1E5E" w:rsidP="001C1E5E">
      <w:pPr>
        <w:pStyle w:val="ListParagraph"/>
        <w:numPr>
          <w:ilvl w:val="1"/>
          <w:numId w:val="24"/>
        </w:numPr>
        <w:rPr>
          <w:rFonts w:cs="Segoe UI"/>
        </w:rPr>
      </w:pPr>
      <w:r>
        <w:rPr>
          <w:rFonts w:cs="Segoe UI"/>
        </w:rPr>
        <w:t>Pages</w:t>
      </w:r>
    </w:p>
    <w:p w14:paraId="15058DF1" w14:textId="4A3FCC6B" w:rsidR="001C1E5E" w:rsidRDefault="001C1E5E">
      <w:pPr>
        <w:pStyle w:val="ListParagraph"/>
        <w:numPr>
          <w:ilvl w:val="2"/>
          <w:numId w:val="24"/>
        </w:numPr>
        <w:rPr>
          <w:rFonts w:cs="Segoe UI"/>
        </w:rPr>
      </w:pPr>
      <w:r>
        <w:rPr>
          <w:rFonts w:cs="Segoe UI"/>
        </w:rPr>
        <w:t>Footer.html</w:t>
      </w:r>
    </w:p>
    <w:p w14:paraId="0C921292" w14:textId="73D954EC" w:rsidR="005F171D" w:rsidRDefault="002E010E" w:rsidP="00497041">
      <w:pPr>
        <w:pStyle w:val="ListParagraph"/>
        <w:numPr>
          <w:ilvl w:val="3"/>
          <w:numId w:val="24"/>
        </w:numPr>
        <w:rPr>
          <w:rFonts w:cs="Segoe UI"/>
        </w:rPr>
      </w:pPr>
      <w:r w:rsidRPr="005F171D">
        <w:rPr>
          <w:rFonts w:cs="Segoe UI"/>
        </w:rPr>
        <w:t>F</w:t>
      </w:r>
      <w:r w:rsidR="005F171D" w:rsidRPr="005F171D">
        <w:rPr>
          <w:rFonts w:cs="Segoe UI"/>
        </w:rPr>
        <w:t>eedbackandsupport</w:t>
      </w:r>
    </w:p>
    <w:p w14:paraId="54B7BC52" w14:textId="77777777" w:rsidR="00FE3932" w:rsidRDefault="00FE3932" w:rsidP="00FE3932">
      <w:pPr>
        <w:pStyle w:val="ListParagraph"/>
        <w:numPr>
          <w:ilvl w:val="3"/>
          <w:numId w:val="24"/>
        </w:numPr>
        <w:rPr>
          <w:ins w:id="283" w:author="Swapnil Mirjolkar | MAQ Software" w:date="2016-03-16T19:03:00Z"/>
          <w:rFonts w:cs="Segoe UI"/>
        </w:rPr>
      </w:pPr>
      <w:ins w:id="284" w:author="Swapnil Mirjolkar | MAQ Software" w:date="2016-03-16T19:03:00Z">
        <w:r w:rsidRPr="00EC0B0D">
          <w:rPr>
            <w:rFonts w:cs="Segoe UI"/>
          </w:rPr>
          <w:t>Privacy</w:t>
        </w:r>
      </w:ins>
    </w:p>
    <w:p w14:paraId="27C07447" w14:textId="77777777" w:rsidR="00FE3932" w:rsidRPr="005840F8" w:rsidRDefault="00FE3932" w:rsidP="00FE3932">
      <w:pPr>
        <w:pStyle w:val="ListParagraph"/>
        <w:numPr>
          <w:ilvl w:val="3"/>
          <w:numId w:val="24"/>
        </w:numPr>
        <w:rPr>
          <w:ins w:id="285" w:author="Swapnil Mirjolkar | MAQ Software" w:date="2016-03-16T19:03:00Z"/>
          <w:rFonts w:cs="Segoe UI"/>
        </w:rPr>
      </w:pPr>
      <w:ins w:id="286" w:author="Swapnil Mirjolkar | MAQ Software" w:date="2016-03-16T19:03:00Z">
        <w:r w:rsidRPr="00EC0B0D">
          <w:rPr>
            <w:rFonts w:cs="Segoe UI"/>
          </w:rPr>
          <w:t>Terms of use</w:t>
        </w:r>
      </w:ins>
    </w:p>
    <w:p w14:paraId="740E2D5B" w14:textId="222DDE59" w:rsidR="002E010E" w:rsidRPr="005840F8" w:rsidDel="00FE3932" w:rsidRDefault="00A274BA" w:rsidP="00497041">
      <w:pPr>
        <w:pStyle w:val="ListParagraph"/>
        <w:numPr>
          <w:ilvl w:val="3"/>
          <w:numId w:val="24"/>
        </w:numPr>
        <w:rPr>
          <w:del w:id="287" w:author="Swapnil Mirjolkar | MAQ Software" w:date="2016-03-16T19:03:00Z"/>
          <w:rFonts w:cs="Segoe UI"/>
        </w:rPr>
      </w:pPr>
      <w:del w:id="288" w:author="Swapnil Mirjolkar | MAQ Software" w:date="2016-03-16T19:03:00Z">
        <w:r w:rsidDel="00FE3932">
          <w:rPr>
            <w:rFonts w:cs="Segoe UI"/>
          </w:rPr>
          <w:delText xml:space="preserve">Also </w:delText>
        </w:r>
        <w:r w:rsidR="005C0763" w:rsidDel="00FE3932">
          <w:rPr>
            <w:rFonts w:cs="Segoe UI"/>
          </w:rPr>
          <w:delText xml:space="preserve">update </w:delText>
        </w:r>
        <w:r w:rsidR="007663D3" w:rsidDel="00FE3932">
          <w:rPr>
            <w:rFonts w:cs="Segoe UI"/>
          </w:rPr>
          <w:delText xml:space="preserve">remaining 2 </w:delText>
        </w:r>
        <w:r w:rsidR="005C0763" w:rsidDel="00FE3932">
          <w:rPr>
            <w:rFonts w:cs="Segoe UI"/>
          </w:rPr>
          <w:delText xml:space="preserve">placeholders </w:delText>
        </w:r>
        <w:r w:rsidR="005010FF" w:rsidDel="00FE3932">
          <w:rPr>
            <w:rFonts w:cs="Segoe UI"/>
          </w:rPr>
          <w:delText xml:space="preserve">with </w:delText>
        </w:r>
        <w:r w:rsidR="005C0763" w:rsidDel="00FE3932">
          <w:rPr>
            <w:rFonts w:cs="Segoe UI"/>
          </w:rPr>
          <w:delText>respective hyperlinks</w:delText>
        </w:r>
        <w:r w:rsidR="002B688E" w:rsidDel="00FE3932">
          <w:rPr>
            <w:rFonts w:cs="Segoe UI"/>
          </w:rPr>
          <w:delText>.</w:delText>
        </w:r>
      </w:del>
    </w:p>
    <w:p w14:paraId="08762B96" w14:textId="77777777" w:rsidR="00AB083E" w:rsidRPr="00B818AC" w:rsidRDefault="00AB083E" w:rsidP="00D435A3">
      <w:pPr>
        <w:pStyle w:val="ListParagraph"/>
        <w:numPr>
          <w:ilvl w:val="1"/>
          <w:numId w:val="24"/>
        </w:numPr>
        <w:rPr>
          <w:rFonts w:cs="Segoe UI"/>
        </w:rPr>
      </w:pPr>
      <w:r w:rsidRPr="00B818AC">
        <w:rPr>
          <w:rFonts w:cs="Segoe UI"/>
        </w:rPr>
        <w:t>Web.config</w:t>
      </w:r>
    </w:p>
    <w:p w14:paraId="3872CBB2" w14:textId="77777777" w:rsidR="00AB083E" w:rsidRPr="00B818AC" w:rsidRDefault="00AB083E" w:rsidP="00D435A3">
      <w:pPr>
        <w:pStyle w:val="ListParagraph"/>
        <w:numPr>
          <w:ilvl w:val="2"/>
          <w:numId w:val="24"/>
        </w:numPr>
        <w:rPr>
          <w:rFonts w:cs="Segoe UI"/>
        </w:rPr>
      </w:pPr>
      <w:r w:rsidRPr="00B818AC">
        <w:rPr>
          <w:rFonts w:cs="Segoe UI"/>
        </w:rPr>
        <w:t>ClientId</w:t>
      </w:r>
    </w:p>
    <w:p w14:paraId="26FD39F7" w14:textId="77777777" w:rsidR="00AB083E" w:rsidRPr="00B818AC" w:rsidRDefault="00AB083E" w:rsidP="00D435A3">
      <w:pPr>
        <w:pStyle w:val="ListParagraph"/>
        <w:numPr>
          <w:ilvl w:val="2"/>
          <w:numId w:val="24"/>
        </w:numPr>
        <w:rPr>
          <w:rFonts w:cs="Segoe UI"/>
        </w:rPr>
      </w:pPr>
      <w:r w:rsidRPr="00B818AC">
        <w:rPr>
          <w:rFonts w:cs="Segoe UI"/>
        </w:rPr>
        <w:t>ClientSecret</w:t>
      </w:r>
    </w:p>
    <w:p w14:paraId="5BA58B73"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78E3A8FE" w14:textId="77777777" w:rsidR="00AB083E" w:rsidRPr="00B818AC" w:rsidRDefault="00AB083E" w:rsidP="00D435A3">
      <w:pPr>
        <w:pStyle w:val="ListParagraph"/>
        <w:numPr>
          <w:ilvl w:val="0"/>
          <w:numId w:val="24"/>
        </w:numPr>
        <w:rPr>
          <w:rFonts w:cs="Segoe UI"/>
        </w:rPr>
      </w:pPr>
      <w:r w:rsidRPr="00B818AC">
        <w:rPr>
          <w:rFonts w:cs="Segoe UI"/>
        </w:rPr>
        <w:t>Microsoft.Legal.MatterCenter.Utility</w:t>
      </w:r>
    </w:p>
    <w:p w14:paraId="50D71FE5" w14:textId="77777777" w:rsidR="00AB083E" w:rsidRPr="00B818AC" w:rsidRDefault="00AB083E" w:rsidP="00D435A3">
      <w:pPr>
        <w:pStyle w:val="ListParagraph"/>
        <w:numPr>
          <w:ilvl w:val="1"/>
          <w:numId w:val="24"/>
        </w:numPr>
        <w:rPr>
          <w:rFonts w:cs="Segoe UI"/>
        </w:rPr>
      </w:pPr>
      <w:r w:rsidRPr="00B818AC">
        <w:rPr>
          <w:rFonts w:cs="Segoe UI"/>
        </w:rPr>
        <w:t>Contsants.resx</w:t>
      </w:r>
    </w:p>
    <w:p w14:paraId="67EF6556" w14:textId="77777777" w:rsidR="00AB083E" w:rsidRPr="00B818AC" w:rsidRDefault="00AB083E" w:rsidP="00D435A3">
      <w:pPr>
        <w:pStyle w:val="ListParagraph"/>
        <w:numPr>
          <w:ilvl w:val="2"/>
          <w:numId w:val="24"/>
        </w:numPr>
        <w:rPr>
          <w:rFonts w:cs="Segoe UI"/>
        </w:rPr>
      </w:pPr>
      <w:r w:rsidRPr="00B818AC">
        <w:rPr>
          <w:rFonts w:cs="Segoe UI"/>
        </w:rPr>
        <w:t>Provision_Matter_App_URL</w:t>
      </w:r>
    </w:p>
    <w:p w14:paraId="660F8994" w14:textId="77777777" w:rsidR="00AB083E" w:rsidRPr="00B818AC" w:rsidRDefault="00AB083E" w:rsidP="00D435A3">
      <w:pPr>
        <w:pStyle w:val="ListParagraph"/>
        <w:numPr>
          <w:ilvl w:val="1"/>
          <w:numId w:val="24"/>
        </w:numPr>
        <w:rPr>
          <w:rFonts w:cs="Segoe UI"/>
        </w:rPr>
      </w:pPr>
      <w:r w:rsidRPr="00B818AC">
        <w:rPr>
          <w:rFonts w:cs="Segoe UI"/>
        </w:rPr>
        <w:t>Log.resx</w:t>
      </w:r>
    </w:p>
    <w:p w14:paraId="7D1DDDD6" w14:textId="77777777" w:rsidR="00AB083E" w:rsidRPr="00B818AC" w:rsidRDefault="00AB083E" w:rsidP="00D435A3">
      <w:pPr>
        <w:pStyle w:val="ListParagraph"/>
        <w:numPr>
          <w:ilvl w:val="2"/>
          <w:numId w:val="24"/>
        </w:numPr>
        <w:rPr>
          <w:rFonts w:cs="Segoe UI"/>
        </w:rPr>
      </w:pPr>
      <w:r w:rsidRPr="00B818AC">
        <w:rPr>
          <w:rFonts w:cs="Segoe UI"/>
        </w:rPr>
        <w:t>CloudStorageConnectionString</w:t>
      </w:r>
    </w:p>
    <w:p w14:paraId="7DD44A3B" w14:textId="77777777" w:rsidR="00AB083E" w:rsidRPr="00B818AC" w:rsidRDefault="00AB083E" w:rsidP="00D435A3">
      <w:pPr>
        <w:pStyle w:val="ListParagraph"/>
        <w:numPr>
          <w:ilvl w:val="2"/>
          <w:numId w:val="24"/>
        </w:numPr>
        <w:rPr>
          <w:rFonts w:cs="Segoe UI"/>
        </w:rPr>
      </w:pPr>
      <w:r w:rsidRPr="00B818AC">
        <w:rPr>
          <w:rFonts w:cs="Segoe UI"/>
        </w:rPr>
        <w:lastRenderedPageBreak/>
        <w:t>UtilityLogTableName</w:t>
      </w:r>
    </w:p>
    <w:p w14:paraId="5430C46D" w14:textId="77777777" w:rsidR="00AB083E" w:rsidRPr="00B818AC" w:rsidRDefault="00AB083E" w:rsidP="00D435A3">
      <w:pPr>
        <w:pStyle w:val="ListParagraph"/>
        <w:numPr>
          <w:ilvl w:val="0"/>
          <w:numId w:val="24"/>
        </w:numPr>
        <w:rPr>
          <w:rFonts w:cs="Segoe UI"/>
        </w:rPr>
      </w:pPr>
      <w:r w:rsidRPr="00B818AC">
        <w:rPr>
          <w:rFonts w:cs="Segoe UI"/>
        </w:rPr>
        <w:t>Microsoft.Legal.MatterCenter_Office</w:t>
      </w:r>
    </w:p>
    <w:p w14:paraId="6DEC6156" w14:textId="77777777" w:rsidR="00AB083E" w:rsidRPr="00B818AC" w:rsidRDefault="00AB083E" w:rsidP="00D435A3">
      <w:pPr>
        <w:pStyle w:val="ListParagraph"/>
        <w:numPr>
          <w:ilvl w:val="1"/>
          <w:numId w:val="24"/>
        </w:numPr>
        <w:rPr>
          <w:rFonts w:cs="Segoe UI"/>
        </w:rPr>
      </w:pPr>
      <w:r w:rsidRPr="00B818AC">
        <w:rPr>
          <w:rFonts w:cs="Segoe UI"/>
        </w:rPr>
        <w:t>Microsoft.Legal.MatterCenter_OfficeManifest</w:t>
      </w:r>
    </w:p>
    <w:p w14:paraId="205F14FC" w14:textId="06F89526" w:rsidR="00AB083E" w:rsidRPr="00B818AC" w:rsidRDefault="006811DA" w:rsidP="00D435A3">
      <w:pPr>
        <w:pStyle w:val="ListParagraph"/>
        <w:numPr>
          <w:ilvl w:val="2"/>
          <w:numId w:val="24"/>
        </w:numPr>
        <w:rPr>
          <w:rFonts w:cs="Segoe UI"/>
        </w:rPr>
      </w:pPr>
      <w:r w:rsidRPr="00B818AC">
        <w:rPr>
          <w:rFonts w:cs="Segoe UI"/>
        </w:rPr>
        <w:t>Id (Generate GUID with Visual Studio tool</w:t>
      </w:r>
      <w:r w:rsidR="00AB083E" w:rsidRPr="00B818AC">
        <w:rPr>
          <w:rFonts w:cs="Segoe UI"/>
        </w:rPr>
        <w:t>)</w:t>
      </w:r>
    </w:p>
    <w:p w14:paraId="7AB4BB05" w14:textId="77777777" w:rsidR="00AB083E" w:rsidRPr="00B818AC" w:rsidRDefault="00AB083E" w:rsidP="00D435A3">
      <w:pPr>
        <w:pStyle w:val="ListParagraph"/>
        <w:numPr>
          <w:ilvl w:val="2"/>
          <w:numId w:val="24"/>
        </w:numPr>
        <w:rPr>
          <w:rFonts w:cs="Segoe UI"/>
        </w:rPr>
      </w:pPr>
      <w:r w:rsidRPr="00B818AC">
        <w:rPr>
          <w:rFonts w:cs="Segoe UI"/>
        </w:rPr>
        <w:t>IconURL</w:t>
      </w:r>
    </w:p>
    <w:p w14:paraId="0277A6DB"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4348D2BC" w14:textId="46C168BF" w:rsidR="00AB083E" w:rsidRPr="00B818AC" w:rsidRDefault="00AB083E" w:rsidP="00D435A3">
      <w:pPr>
        <w:pStyle w:val="ListParagraph"/>
        <w:numPr>
          <w:ilvl w:val="2"/>
          <w:numId w:val="24"/>
        </w:numPr>
        <w:rPr>
          <w:rFonts w:cs="Segoe UI"/>
        </w:rPr>
      </w:pPr>
      <w:r w:rsidRPr="00B818AC">
        <w:rPr>
          <w:rFonts w:cs="Segoe UI"/>
        </w:rPr>
        <w:t>Sou</w:t>
      </w:r>
      <w:r w:rsidR="00755804">
        <w:rPr>
          <w:rFonts w:cs="Segoe UI"/>
        </w:rPr>
        <w:t>r</w:t>
      </w:r>
      <w:r w:rsidRPr="00B818AC">
        <w:rPr>
          <w:rFonts w:cs="Segoe UI"/>
        </w:rPr>
        <w:t>ceLocation</w:t>
      </w:r>
    </w:p>
    <w:p w14:paraId="5BC95276" w14:textId="77777777" w:rsidR="00AB083E" w:rsidRPr="00B818AC" w:rsidRDefault="00AB083E" w:rsidP="00D435A3">
      <w:pPr>
        <w:pStyle w:val="ListParagraph"/>
        <w:numPr>
          <w:ilvl w:val="0"/>
          <w:numId w:val="24"/>
        </w:numPr>
        <w:rPr>
          <w:rFonts w:cs="Segoe UI"/>
        </w:rPr>
      </w:pPr>
      <w:r w:rsidRPr="00B818AC">
        <w:rPr>
          <w:rFonts w:cs="Segoe UI"/>
        </w:rPr>
        <w:t>Microsoft.Legal.MatterCenter_Outlook</w:t>
      </w:r>
    </w:p>
    <w:p w14:paraId="556D5361" w14:textId="77777777" w:rsidR="00AB083E" w:rsidRPr="00B818AC" w:rsidRDefault="00AB083E" w:rsidP="00D435A3">
      <w:pPr>
        <w:pStyle w:val="ListParagraph"/>
        <w:numPr>
          <w:ilvl w:val="1"/>
          <w:numId w:val="24"/>
        </w:numPr>
        <w:rPr>
          <w:rFonts w:cs="Segoe UI"/>
        </w:rPr>
      </w:pPr>
      <w:r w:rsidRPr="00B818AC">
        <w:rPr>
          <w:rFonts w:cs="Segoe UI"/>
        </w:rPr>
        <w:t>Microsoft.Legal.MatterCenter_OutlookManifest</w:t>
      </w:r>
    </w:p>
    <w:p w14:paraId="5E249A43" w14:textId="1BEF3D62" w:rsidR="00AB083E" w:rsidRPr="00B818AC" w:rsidRDefault="00AB083E" w:rsidP="00D435A3">
      <w:pPr>
        <w:pStyle w:val="ListParagraph"/>
        <w:numPr>
          <w:ilvl w:val="2"/>
          <w:numId w:val="24"/>
        </w:numPr>
        <w:rPr>
          <w:rFonts w:cs="Segoe UI"/>
        </w:rPr>
      </w:pPr>
      <w:r w:rsidRPr="00B818AC">
        <w:rPr>
          <w:rFonts w:cs="Segoe UI"/>
        </w:rPr>
        <w:t xml:space="preserve">Id </w:t>
      </w:r>
      <w:r w:rsidR="006811DA" w:rsidRPr="00B818AC">
        <w:rPr>
          <w:rFonts w:cs="Segoe UI"/>
        </w:rPr>
        <w:t>(Generate GUID with Visual Studio tool)</w:t>
      </w:r>
    </w:p>
    <w:p w14:paraId="3D3ED701" w14:textId="77777777" w:rsidR="00AB083E" w:rsidRPr="00B818AC" w:rsidRDefault="00AB083E" w:rsidP="00D435A3">
      <w:pPr>
        <w:pStyle w:val="ListParagraph"/>
        <w:numPr>
          <w:ilvl w:val="2"/>
          <w:numId w:val="24"/>
        </w:numPr>
        <w:rPr>
          <w:rFonts w:cs="Segoe UI"/>
        </w:rPr>
      </w:pPr>
      <w:r w:rsidRPr="00B818AC">
        <w:rPr>
          <w:rFonts w:cs="Segoe UI"/>
        </w:rPr>
        <w:t>IconUrl</w:t>
      </w:r>
    </w:p>
    <w:p w14:paraId="2ECB12F6"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3FA339CA" w14:textId="0140AFB4" w:rsidR="00AB083E" w:rsidRDefault="00AB083E" w:rsidP="00D435A3">
      <w:pPr>
        <w:pStyle w:val="ListParagraph"/>
        <w:numPr>
          <w:ilvl w:val="2"/>
          <w:numId w:val="24"/>
        </w:numPr>
        <w:rPr>
          <w:rFonts w:cs="Segoe UI"/>
        </w:rPr>
      </w:pPr>
      <w:r w:rsidRPr="00B818AC">
        <w:rPr>
          <w:rFonts w:cs="Segoe UI"/>
        </w:rPr>
        <w:t>Sou</w:t>
      </w:r>
      <w:r w:rsidR="00755804">
        <w:rPr>
          <w:rFonts w:cs="Segoe UI"/>
        </w:rPr>
        <w:t>r</w:t>
      </w:r>
      <w:r w:rsidRPr="00B818AC">
        <w:rPr>
          <w:rFonts w:cs="Segoe UI"/>
        </w:rPr>
        <w:t>ceLocation x 4</w:t>
      </w:r>
    </w:p>
    <w:p w14:paraId="765E306F" w14:textId="77777777" w:rsidR="00E72081" w:rsidRDefault="00E72081" w:rsidP="00E72081">
      <w:pPr>
        <w:pStyle w:val="Heading2"/>
        <w:rPr>
          <w:rFonts w:eastAsia="Times New Roman"/>
        </w:rPr>
      </w:pPr>
      <w:bookmarkStart w:id="289" w:name="_Toc445918883"/>
      <w:r w:rsidRPr="00B818AC">
        <w:rPr>
          <w:rFonts w:eastAsia="Times New Roman"/>
        </w:rPr>
        <w:t xml:space="preserve">List of </w:t>
      </w:r>
      <w:r>
        <w:rPr>
          <w:rFonts w:eastAsia="Times New Roman"/>
        </w:rPr>
        <w:t>Configuration</w:t>
      </w:r>
      <w:r w:rsidRPr="00B818AC">
        <w:rPr>
          <w:rFonts w:eastAsia="Times New Roman"/>
        </w:rPr>
        <w:t xml:space="preserve"> files to update in the </w:t>
      </w:r>
      <w:r>
        <w:rPr>
          <w:rFonts w:eastAsia="Times New Roman"/>
        </w:rPr>
        <w:t>Helper Utilities solution</w:t>
      </w:r>
      <w:bookmarkEnd w:id="289"/>
    </w:p>
    <w:p w14:paraId="167506C4" w14:textId="77777777" w:rsidR="00E72081" w:rsidRDefault="00E72081" w:rsidP="00E72081">
      <w:pPr>
        <w:pStyle w:val="ListParagraph"/>
        <w:numPr>
          <w:ilvl w:val="0"/>
          <w:numId w:val="24"/>
        </w:numPr>
        <w:rPr>
          <w:rFonts w:cs="Segoe UI"/>
        </w:rPr>
      </w:pPr>
      <w:r w:rsidRPr="00C017D2">
        <w:rPr>
          <w:rFonts w:cs="Segoe UI"/>
        </w:rPr>
        <w:t>Microsoft.Legal.MatterCenter.UploadFile</w:t>
      </w:r>
    </w:p>
    <w:p w14:paraId="22914B2C" w14:textId="77777777" w:rsidR="00E72081" w:rsidRPr="00C017D2" w:rsidRDefault="00E72081" w:rsidP="00E72081">
      <w:pPr>
        <w:pStyle w:val="ListParagraph"/>
        <w:numPr>
          <w:ilvl w:val="1"/>
          <w:numId w:val="24"/>
        </w:numPr>
        <w:rPr>
          <w:rFonts w:cs="Segoe UI"/>
        </w:rPr>
      </w:pPr>
      <w:r w:rsidRPr="006F5C81">
        <w:rPr>
          <w:rFonts w:cs="Segoe UI"/>
        </w:rPr>
        <w:t>App.config</w:t>
      </w:r>
    </w:p>
    <w:p w14:paraId="3AFD92C7" w14:textId="77777777" w:rsidR="00E72081" w:rsidRPr="00C017D2" w:rsidRDefault="00E72081" w:rsidP="00E72081">
      <w:pPr>
        <w:pStyle w:val="ListParagraph"/>
        <w:numPr>
          <w:ilvl w:val="2"/>
          <w:numId w:val="24"/>
        </w:numPr>
        <w:rPr>
          <w:rFonts w:cs="Segoe UI"/>
        </w:rPr>
      </w:pPr>
      <w:r w:rsidRPr="00C017D2">
        <w:rPr>
          <w:rFonts w:cs="Segoe UI"/>
        </w:rPr>
        <w:t>FeedbackLink</w:t>
      </w:r>
    </w:p>
    <w:p w14:paraId="2CF4B42F" w14:textId="77777777" w:rsidR="00E72081" w:rsidRPr="00C017D2" w:rsidRDefault="00E72081" w:rsidP="00E72081">
      <w:pPr>
        <w:pStyle w:val="ListParagraph"/>
        <w:numPr>
          <w:ilvl w:val="2"/>
          <w:numId w:val="24"/>
        </w:numPr>
        <w:rPr>
          <w:rFonts w:cs="Segoe UI"/>
        </w:rPr>
      </w:pPr>
      <w:r w:rsidRPr="00C017D2">
        <w:rPr>
          <w:rFonts w:cs="Segoe UI"/>
        </w:rPr>
        <w:t>TermsOfUseLink</w:t>
      </w:r>
    </w:p>
    <w:p w14:paraId="42B14B63" w14:textId="77777777" w:rsidR="00E72081" w:rsidRPr="00C017D2" w:rsidRDefault="00E72081" w:rsidP="00E72081">
      <w:pPr>
        <w:pStyle w:val="ListParagraph"/>
        <w:numPr>
          <w:ilvl w:val="2"/>
          <w:numId w:val="24"/>
        </w:numPr>
        <w:rPr>
          <w:rFonts w:cs="Segoe UI"/>
        </w:rPr>
      </w:pPr>
      <w:r w:rsidRPr="00C017D2">
        <w:rPr>
          <w:rFonts w:cs="Segoe UI"/>
        </w:rPr>
        <w:t>PrivacyLink</w:t>
      </w:r>
    </w:p>
    <w:p w14:paraId="26A5E66A" w14:textId="77777777" w:rsidR="00E72081" w:rsidRPr="00C017D2" w:rsidRDefault="00E72081" w:rsidP="00E72081">
      <w:pPr>
        <w:pStyle w:val="ListParagraph"/>
        <w:numPr>
          <w:ilvl w:val="2"/>
          <w:numId w:val="24"/>
        </w:numPr>
        <w:rPr>
          <w:rFonts w:cs="Segoe UI"/>
        </w:rPr>
      </w:pPr>
      <w:r w:rsidRPr="00C017D2">
        <w:rPr>
          <w:rFonts w:cs="Segoe UI"/>
        </w:rPr>
        <w:t>LogoLink</w:t>
      </w:r>
    </w:p>
    <w:p w14:paraId="458534FE" w14:textId="77777777" w:rsidR="00E72081" w:rsidRPr="00B818AC" w:rsidRDefault="00E72081" w:rsidP="00E72081">
      <w:pPr>
        <w:rPr>
          <w:rFonts w:eastAsia="Times New Roman" w:cs="Segoe UI"/>
          <w:b/>
          <w:color w:val="767171" w:themeColor="background2" w:themeShade="80"/>
        </w:rPr>
      </w:pPr>
    </w:p>
    <w:p w14:paraId="224ECEDD" w14:textId="77777777" w:rsidR="00E72081" w:rsidRDefault="00E72081" w:rsidP="00E72081">
      <w:pPr>
        <w:rPr>
          <w:rFonts w:eastAsia="Times New Roman" w:cs="Segoe UI"/>
          <w:color w:val="767171" w:themeColor="background2" w:themeShade="80"/>
        </w:rPr>
      </w:pPr>
    </w:p>
    <w:p w14:paraId="4462BEEA" w14:textId="77777777" w:rsidR="00E72081" w:rsidRDefault="00E72081" w:rsidP="00E72081">
      <w:pPr>
        <w:rPr>
          <w:rFonts w:eastAsia="Times New Roman" w:cs="Segoe UI"/>
          <w:color w:val="767171" w:themeColor="background2" w:themeShade="80"/>
        </w:rPr>
      </w:pPr>
    </w:p>
    <w:p w14:paraId="1B42ED8D" w14:textId="77777777" w:rsidR="00E72081" w:rsidRDefault="00E72081" w:rsidP="00E72081">
      <w:pPr>
        <w:rPr>
          <w:rFonts w:eastAsia="Times New Roman" w:cs="Segoe UI"/>
          <w:color w:val="767171" w:themeColor="background2" w:themeShade="80"/>
        </w:rPr>
      </w:pPr>
    </w:p>
    <w:p w14:paraId="71A00C31" w14:textId="77777777" w:rsidR="00E72081" w:rsidRDefault="00E72081" w:rsidP="00E72081">
      <w:pPr>
        <w:rPr>
          <w:rFonts w:eastAsia="Times New Roman" w:cs="Segoe UI"/>
          <w:color w:val="767171" w:themeColor="background2" w:themeShade="80"/>
        </w:rPr>
      </w:pPr>
    </w:p>
    <w:p w14:paraId="2400A911" w14:textId="77777777" w:rsidR="00E72081" w:rsidRDefault="00E72081" w:rsidP="00E72081">
      <w:pPr>
        <w:rPr>
          <w:rFonts w:eastAsia="Times New Roman" w:cs="Segoe UI"/>
          <w:color w:val="767171" w:themeColor="background2" w:themeShade="80"/>
        </w:rPr>
      </w:pPr>
    </w:p>
    <w:p w14:paraId="4862AEFE" w14:textId="77777777" w:rsidR="00E72081" w:rsidRDefault="00E72081" w:rsidP="00E72081">
      <w:pPr>
        <w:rPr>
          <w:rFonts w:eastAsia="Times New Roman" w:cs="Segoe UI"/>
          <w:color w:val="767171" w:themeColor="background2" w:themeShade="80"/>
        </w:rPr>
      </w:pPr>
    </w:p>
    <w:p w14:paraId="0CE01A7F" w14:textId="77777777" w:rsidR="00E72081" w:rsidRDefault="00E72081" w:rsidP="00E72081">
      <w:pPr>
        <w:rPr>
          <w:rFonts w:eastAsia="Times New Roman" w:cs="Segoe UI"/>
          <w:color w:val="767171" w:themeColor="background2" w:themeShade="80"/>
        </w:rPr>
      </w:pPr>
    </w:p>
    <w:p w14:paraId="52764492" w14:textId="72D96E44" w:rsidR="007C0845" w:rsidRDefault="007C0845" w:rsidP="007C0845">
      <w:pPr>
        <w:pStyle w:val="Heading1"/>
      </w:pPr>
      <w:bookmarkStart w:id="290" w:name="_Toc445918884"/>
      <w:r w:rsidRPr="00B42A31">
        <w:t>Appendix</w:t>
      </w:r>
      <w:r>
        <w:t xml:space="preserve"> G</w:t>
      </w:r>
      <w:bookmarkEnd w:id="290"/>
    </w:p>
    <w:p w14:paraId="1E317AF2" w14:textId="488C1EFF" w:rsidR="007C0845" w:rsidRPr="00B818AC" w:rsidRDefault="007C0845" w:rsidP="007C0845">
      <w:pPr>
        <w:pStyle w:val="Heading2"/>
        <w:rPr>
          <w:rFonts w:eastAsia="Times New Roman"/>
        </w:rPr>
      </w:pPr>
      <w:bookmarkStart w:id="291" w:name="_Toc445918885"/>
      <w:r>
        <w:rPr>
          <w:rFonts w:eastAsia="Times New Roman"/>
        </w:rPr>
        <w:t>Create Application Insights</w:t>
      </w:r>
      <w:bookmarkEnd w:id="291"/>
    </w:p>
    <w:p w14:paraId="63A15F59" w14:textId="77777777" w:rsidR="007C0845" w:rsidRPr="00B818AC" w:rsidRDefault="007C0845" w:rsidP="005533B0">
      <w:pPr>
        <w:pStyle w:val="ListNumber"/>
        <w:numPr>
          <w:ilvl w:val="0"/>
          <w:numId w:val="54"/>
        </w:numPr>
        <w:rPr>
          <w:rFonts w:cs="Segoe UI"/>
        </w:rPr>
      </w:pPr>
      <w:r w:rsidRPr="00B818AC">
        <w:rPr>
          <w:rFonts w:cs="Segoe UI"/>
        </w:rPr>
        <w:t xml:space="preserve">Login to new </w:t>
      </w:r>
      <w:hyperlink r:id="rId95" w:history="1">
        <w:r w:rsidRPr="00B818AC">
          <w:rPr>
            <w:rStyle w:val="Hyperlink"/>
            <w:rFonts w:cs="Segoe UI"/>
          </w:rPr>
          <w:t>Azure</w:t>
        </w:r>
      </w:hyperlink>
      <w:r w:rsidRPr="00B818AC">
        <w:rPr>
          <w:rFonts w:cs="Segoe UI"/>
        </w:rPr>
        <w:t xml:space="preserve"> management portal</w:t>
      </w:r>
    </w:p>
    <w:p w14:paraId="18FFBD72" w14:textId="30832B5C" w:rsidR="007C0845" w:rsidRPr="005533B0" w:rsidRDefault="007C0845" w:rsidP="005533B0">
      <w:pPr>
        <w:ind w:left="720"/>
        <w:rPr>
          <w:rFonts w:cs="Segoe UI"/>
          <w:sz w:val="20"/>
          <w:szCs w:val="20"/>
        </w:rPr>
      </w:pPr>
      <w:r>
        <w:rPr>
          <w:noProof/>
        </w:rPr>
        <w:drawing>
          <wp:inline distT="0" distB="0" distL="0" distR="0" wp14:anchorId="4C2970E9" wp14:editId="6546631C">
            <wp:extent cx="2497540" cy="16425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50602" cy="1677459"/>
                    </a:xfrm>
                    <a:prstGeom prst="rect">
                      <a:avLst/>
                    </a:prstGeom>
                    <a:noFill/>
                    <a:ln>
                      <a:noFill/>
                    </a:ln>
                  </pic:spPr>
                </pic:pic>
              </a:graphicData>
            </a:graphic>
          </wp:inline>
        </w:drawing>
      </w:r>
    </w:p>
    <w:p w14:paraId="26138320" w14:textId="2CAD94B4" w:rsidR="007C0845" w:rsidRDefault="007C0845" w:rsidP="005533B0">
      <w:pPr>
        <w:pStyle w:val="ListNumber"/>
        <w:numPr>
          <w:ilvl w:val="0"/>
          <w:numId w:val="54"/>
        </w:numPr>
      </w:pPr>
      <w:r>
        <w:t xml:space="preserve">Click on </w:t>
      </w:r>
      <w:r w:rsidR="007A4D39">
        <w:t>Application Insights</w:t>
      </w:r>
      <w:r>
        <w:t xml:space="preserve"> &gt; </w:t>
      </w:r>
      <w:r w:rsidR="007A4D39">
        <w:t>Add</w:t>
      </w:r>
    </w:p>
    <w:p w14:paraId="1A2E8433" w14:textId="3546269E" w:rsidR="007A4D39" w:rsidRDefault="007A4D39" w:rsidP="005533B0">
      <w:pPr>
        <w:pStyle w:val="ListNumber"/>
        <w:numPr>
          <w:ilvl w:val="0"/>
          <w:numId w:val="0"/>
        </w:numPr>
        <w:ind w:left="720"/>
      </w:pPr>
      <w:r>
        <w:rPr>
          <w:noProof/>
        </w:rPr>
        <w:lastRenderedPageBreak/>
        <w:drawing>
          <wp:inline distT="0" distB="0" distL="0" distR="0" wp14:anchorId="037E89D7" wp14:editId="0AC77D20">
            <wp:extent cx="4503761" cy="281346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19821" cy="2823501"/>
                    </a:xfrm>
                    <a:prstGeom prst="rect">
                      <a:avLst/>
                    </a:prstGeom>
                    <a:noFill/>
                    <a:ln>
                      <a:noFill/>
                    </a:ln>
                  </pic:spPr>
                </pic:pic>
              </a:graphicData>
            </a:graphic>
          </wp:inline>
        </w:drawing>
      </w:r>
    </w:p>
    <w:p w14:paraId="63C526D2" w14:textId="7F4B3F2D"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Select Application Type as ASP.NET web application and f</w:t>
      </w:r>
      <w:r w:rsidRPr="005617D8">
        <w:rPr>
          <w:rFonts w:eastAsia="Times New Roman" w:cs="Segoe UI"/>
          <w:sz w:val="20"/>
          <w:szCs w:val="20"/>
        </w:rPr>
        <w:t>ill</w:t>
      </w:r>
      <w:r>
        <w:rPr>
          <w:rFonts w:eastAsia="Times New Roman" w:cs="Segoe UI"/>
          <w:sz w:val="20"/>
          <w:szCs w:val="20"/>
        </w:rPr>
        <w:t xml:space="preserve"> </w:t>
      </w:r>
      <w:r w:rsidR="0038119F">
        <w:rPr>
          <w:rFonts w:eastAsia="Times New Roman" w:cs="Segoe UI"/>
          <w:sz w:val="20"/>
          <w:szCs w:val="20"/>
        </w:rPr>
        <w:t>required details</w:t>
      </w:r>
    </w:p>
    <w:p w14:paraId="46C1B9C7" w14:textId="0628ACE8"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Click on create button</w:t>
      </w:r>
    </w:p>
    <w:p w14:paraId="1D6F321D" w14:textId="77777777" w:rsidR="007A4D39" w:rsidRPr="005533B0" w:rsidRDefault="007A4D39" w:rsidP="005533B0">
      <w:pPr>
        <w:pStyle w:val="ListParagraph"/>
        <w:numPr>
          <w:ilvl w:val="0"/>
          <w:numId w:val="54"/>
        </w:numPr>
        <w:rPr>
          <w:rFonts w:eastAsia="Times New Roman" w:cs="Segoe UI"/>
          <w:sz w:val="20"/>
          <w:szCs w:val="20"/>
        </w:rPr>
      </w:pPr>
      <w:r w:rsidRPr="005533B0">
        <w:rPr>
          <w:rFonts w:eastAsia="Times New Roman" w:cs="Segoe UI"/>
          <w:sz w:val="20"/>
          <w:szCs w:val="20"/>
        </w:rPr>
        <w:t>Please Note, you should select the Region closest to your websites created in above step</w:t>
      </w:r>
    </w:p>
    <w:p w14:paraId="4DE2449F" w14:textId="775035E6"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Navigate to newly created Application</w:t>
      </w:r>
      <w:r w:rsidR="0038119F">
        <w:rPr>
          <w:rFonts w:eastAsia="Times New Roman" w:cs="Segoe UI"/>
          <w:sz w:val="20"/>
          <w:szCs w:val="20"/>
        </w:rPr>
        <w:t xml:space="preserve"> Insights</w:t>
      </w:r>
      <w:r>
        <w:rPr>
          <w:rFonts w:eastAsia="Times New Roman" w:cs="Segoe UI"/>
          <w:sz w:val="20"/>
          <w:szCs w:val="20"/>
        </w:rPr>
        <w:t xml:space="preserve"> account and make note of Instrumentation Key</w:t>
      </w:r>
    </w:p>
    <w:p w14:paraId="5773FFC6" w14:textId="4DD3DEE0" w:rsidR="007A4D39" w:rsidRDefault="007A4D39" w:rsidP="005533B0">
      <w:pPr>
        <w:ind w:left="720"/>
        <w:rPr>
          <w:rFonts w:eastAsia="Times New Roman" w:cs="Segoe UI"/>
          <w:sz w:val="20"/>
          <w:szCs w:val="20"/>
        </w:rPr>
      </w:pPr>
      <w:r>
        <w:rPr>
          <w:noProof/>
        </w:rPr>
        <w:drawing>
          <wp:inline distT="0" distB="0" distL="0" distR="0" wp14:anchorId="21B97518" wp14:editId="009107AE">
            <wp:extent cx="1890215" cy="16001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2031" cy="1610202"/>
                    </a:xfrm>
                    <a:prstGeom prst="rect">
                      <a:avLst/>
                    </a:prstGeom>
                    <a:noFill/>
                    <a:ln>
                      <a:noFill/>
                    </a:ln>
                  </pic:spPr>
                </pic:pic>
              </a:graphicData>
            </a:graphic>
          </wp:inline>
        </w:drawing>
      </w:r>
    </w:p>
    <w:p w14:paraId="4BC613B5" w14:textId="27E67388" w:rsidR="007A4D39" w:rsidRPr="005533B0" w:rsidRDefault="007A4D39" w:rsidP="005533B0">
      <w:pPr>
        <w:pStyle w:val="ListParagraph"/>
        <w:numPr>
          <w:ilvl w:val="0"/>
          <w:numId w:val="54"/>
        </w:numPr>
        <w:rPr>
          <w:rFonts w:eastAsia="Times New Roman" w:cs="Segoe UI"/>
          <w:sz w:val="20"/>
          <w:szCs w:val="20"/>
        </w:rPr>
      </w:pPr>
      <w:r w:rsidRPr="005533B0">
        <w:rPr>
          <w:rFonts w:eastAsia="Times New Roman" w:cs="Segoe UI"/>
          <w:sz w:val="20"/>
          <w:szCs w:val="20"/>
        </w:rPr>
        <w:t xml:space="preserve">This </w:t>
      </w:r>
      <w:r>
        <w:rPr>
          <w:rFonts w:eastAsia="Times New Roman" w:cs="Segoe UI"/>
          <w:sz w:val="20"/>
          <w:szCs w:val="20"/>
        </w:rPr>
        <w:t xml:space="preserve">Instrumentation Key </w:t>
      </w:r>
      <w:r w:rsidR="0038119F">
        <w:rPr>
          <w:rFonts w:eastAsia="Times New Roman" w:cs="Segoe UI"/>
          <w:sz w:val="20"/>
          <w:szCs w:val="20"/>
        </w:rPr>
        <w:t xml:space="preserve">will be required </w:t>
      </w:r>
      <w:r w:rsidRPr="005533B0">
        <w:rPr>
          <w:rFonts w:eastAsia="Times New Roman" w:cs="Segoe UI"/>
          <w:sz w:val="20"/>
          <w:szCs w:val="20"/>
        </w:rPr>
        <w:t>in Matter Center Excel config file</w:t>
      </w:r>
    </w:p>
    <w:p w14:paraId="6A0D922F" w14:textId="7E5BB718" w:rsidR="008215E6" w:rsidRDefault="008215E6" w:rsidP="008215E6">
      <w:pPr>
        <w:pStyle w:val="Heading1"/>
        <w:rPr>
          <w:ins w:id="292" w:author="Nikunj Patel" w:date="2016-03-09T20:00:00Z"/>
        </w:rPr>
      </w:pPr>
      <w:bookmarkStart w:id="293" w:name="_Appendix_H"/>
      <w:bookmarkStart w:id="294" w:name="_Toc445918886"/>
      <w:bookmarkEnd w:id="293"/>
      <w:ins w:id="295" w:author="Nikunj Patel" w:date="2016-03-09T20:00:00Z">
        <w:r w:rsidRPr="00B42A31">
          <w:lastRenderedPageBreak/>
          <w:t>Appendix</w:t>
        </w:r>
        <w:r>
          <w:t xml:space="preserve"> H</w:t>
        </w:r>
        <w:bookmarkEnd w:id="294"/>
      </w:ins>
    </w:p>
    <w:p w14:paraId="429ED7BA" w14:textId="76A72A2D" w:rsidR="008528B4" w:rsidRPr="00DA065D" w:rsidRDefault="008528B4">
      <w:pPr>
        <w:pStyle w:val="Heading2"/>
        <w:rPr>
          <w:ins w:id="296" w:author="Nikunj Patel" w:date="2016-03-09T20:00:00Z"/>
          <w:rFonts w:eastAsia="Times New Roman"/>
        </w:rPr>
      </w:pPr>
      <w:bookmarkStart w:id="297" w:name="_Toc445918887"/>
      <w:ins w:id="298" w:author="Nikunj Patel" w:date="2016-03-09T20:03:00Z">
        <w:r w:rsidRPr="00DA065D">
          <w:rPr>
            <w:rFonts w:eastAsia="Times New Roman"/>
            <w:rPrChange w:id="299" w:author="Nikunj Patel" w:date="2016-03-09T20:05:00Z">
              <w:rPr/>
            </w:rPrChange>
          </w:rPr>
          <w:t xml:space="preserve">Update following </w:t>
        </w:r>
      </w:ins>
      <w:ins w:id="300" w:author="Nikunj Patel" w:date="2016-03-09T20:04:00Z">
        <w:r w:rsidR="00791267" w:rsidRPr="00DA065D">
          <w:rPr>
            <w:rFonts w:eastAsia="Times New Roman"/>
            <w:rPrChange w:id="301" w:author="Nikunj Patel" w:date="2016-03-09T20:05:00Z">
              <w:rPr/>
            </w:rPrChange>
          </w:rPr>
          <w:t>configuration values</w:t>
        </w:r>
      </w:ins>
      <w:ins w:id="302" w:author="Nikunj Patel" w:date="2016-03-09T20:03:00Z">
        <w:r w:rsidRPr="00DA065D">
          <w:rPr>
            <w:rFonts w:eastAsia="Times New Roman"/>
            <w:rPrChange w:id="303" w:author="Nikunj Patel" w:date="2016-03-09T20:05:00Z">
              <w:rPr/>
            </w:rPrChange>
          </w:rPr>
          <w:t xml:space="preserve"> in resource files to perform deployment</w:t>
        </w:r>
      </w:ins>
      <w:ins w:id="304" w:author="Swapnil Mirjolkar | MAQ Software" w:date="2016-03-16T19:07:00Z">
        <w:r w:rsidR="00DA5D47">
          <w:rPr>
            <w:rFonts w:eastAsia="Times New Roman"/>
          </w:rPr>
          <w:t xml:space="preserve"> (</w:t>
        </w:r>
      </w:ins>
      <w:ins w:id="305" w:author="Nikunj Patel" w:date="2016-03-09T20:03:00Z">
        <w:del w:id="306" w:author="Swapnil Mirjolkar | MAQ Software" w:date="2016-03-16T19:07:00Z">
          <w:r w:rsidRPr="00DA065D" w:rsidDel="00DA5D47">
            <w:rPr>
              <w:rFonts w:eastAsia="Times New Roman"/>
              <w:rPrChange w:id="307" w:author="Nikunj Patel" w:date="2016-03-09T20:05:00Z">
                <w:rPr/>
              </w:rPrChange>
            </w:rPr>
            <w:delText xml:space="preserve"> </w:delText>
          </w:r>
        </w:del>
        <w:r w:rsidRPr="00DA065D">
          <w:rPr>
            <w:rFonts w:eastAsia="Times New Roman"/>
            <w:rPrChange w:id="308" w:author="Nikunj Patel" w:date="2016-03-09T20:05:00Z">
              <w:rPr/>
            </w:rPrChange>
          </w:rPr>
          <w:t>using M</w:t>
        </w:r>
        <w:r w:rsidR="00DA065D" w:rsidRPr="00DA065D">
          <w:rPr>
            <w:rFonts w:eastAsia="Times New Roman"/>
            <w:rPrChange w:id="309" w:author="Nikunj Patel" w:date="2016-03-09T20:05:00Z">
              <w:rPr/>
            </w:rPrChange>
          </w:rPr>
          <w:t>atter Center deployment utility</w:t>
        </w:r>
      </w:ins>
      <w:ins w:id="310" w:author="Swapnil Mirjolkar | MAQ Software" w:date="2016-03-16T19:07:00Z">
        <w:r w:rsidR="00DA5D47">
          <w:rPr>
            <w:rFonts w:eastAsia="Times New Roman"/>
          </w:rPr>
          <w:t>)</w:t>
        </w:r>
      </w:ins>
      <w:bookmarkEnd w:id="297"/>
    </w:p>
    <w:p w14:paraId="1F28DC5C" w14:textId="5E865C3B" w:rsidR="008215E6" w:rsidRPr="00B818AC" w:rsidRDefault="008215E6" w:rsidP="008215E6">
      <w:pPr>
        <w:pStyle w:val="ListParagraph"/>
        <w:numPr>
          <w:ilvl w:val="0"/>
          <w:numId w:val="24"/>
        </w:numPr>
        <w:rPr>
          <w:ins w:id="311" w:author="Nikunj Patel" w:date="2016-03-09T20:00:00Z"/>
          <w:rFonts w:cs="Segoe UI"/>
        </w:rPr>
      </w:pPr>
      <w:ins w:id="312" w:author="Nikunj Patel" w:date="2016-03-09T20:00:00Z">
        <w:r w:rsidRPr="00B818AC">
          <w:rPr>
            <w:rFonts w:cs="Segoe UI"/>
          </w:rPr>
          <w:t>Microsoft.Legal.MatterCente</w:t>
        </w:r>
      </w:ins>
      <w:ins w:id="313" w:author="Nikunj Patel | MAQ Software" w:date="2016-03-15T10:58:00Z">
        <w:r w:rsidR="003561AF">
          <w:rPr>
            <w:rFonts w:cs="Segoe UI"/>
          </w:rPr>
          <w:t>r</w:t>
        </w:r>
      </w:ins>
      <w:ins w:id="314" w:author="Nikunj Patel" w:date="2016-03-09T20:00:00Z">
        <w:del w:id="315" w:author="Nikunj Patel | MAQ Software" w:date="2016-03-15T10:58:00Z">
          <w:r w:rsidRPr="00B818AC" w:rsidDel="003561AF">
            <w:rPr>
              <w:rFonts w:cs="Segoe UI"/>
            </w:rPr>
            <w:delText>r</w:delText>
          </w:r>
        </w:del>
      </w:ins>
    </w:p>
    <w:p w14:paraId="7D9A7AA7" w14:textId="19FFCDE7" w:rsidR="008215E6" w:rsidRPr="00B818AC" w:rsidDel="006739AD" w:rsidRDefault="008215E6" w:rsidP="008215E6">
      <w:pPr>
        <w:pStyle w:val="ListParagraph"/>
        <w:numPr>
          <w:ilvl w:val="1"/>
          <w:numId w:val="24"/>
        </w:numPr>
        <w:rPr>
          <w:ins w:id="316" w:author="Nikunj Patel" w:date="2016-03-09T20:00:00Z"/>
          <w:del w:id="317" w:author="Nikunj Patel | MAQ Software" w:date="2016-03-15T10:46:00Z"/>
          <w:rFonts w:cs="Segoe UI"/>
        </w:rPr>
      </w:pPr>
      <w:ins w:id="318" w:author="Nikunj Patel" w:date="2016-03-09T20:00:00Z">
        <w:del w:id="319" w:author="Nikunj Patel | MAQ Software" w:date="2016-03-15T10:46:00Z">
          <w:r w:rsidRPr="00B818AC" w:rsidDel="006739AD">
            <w:rPr>
              <w:rFonts w:cs="Segoe UI"/>
            </w:rPr>
            <w:delText>Break URL (Elements.xml)</w:delText>
          </w:r>
        </w:del>
      </w:ins>
    </w:p>
    <w:p w14:paraId="2A605294" w14:textId="3C184D1C" w:rsidR="008215E6" w:rsidRPr="00B818AC" w:rsidDel="006739AD" w:rsidRDefault="008215E6" w:rsidP="008215E6">
      <w:pPr>
        <w:pStyle w:val="ListParagraph"/>
        <w:numPr>
          <w:ilvl w:val="2"/>
          <w:numId w:val="24"/>
        </w:numPr>
        <w:rPr>
          <w:ins w:id="320" w:author="Nikunj Patel" w:date="2016-03-09T20:00:00Z"/>
          <w:del w:id="321" w:author="Nikunj Patel | MAQ Software" w:date="2016-03-15T10:46:00Z"/>
          <w:rFonts w:cs="Segoe UI"/>
        </w:rPr>
      </w:pPr>
      <w:ins w:id="322" w:author="Nikunj Patel" w:date="2016-03-09T20:00:00Z">
        <w:del w:id="323" w:author="Nikunj Patel | MAQ Software" w:date="2016-03-15T10:46:00Z">
          <w:r w:rsidRPr="00B818AC" w:rsidDel="006739AD">
            <w:rPr>
              <w:rFonts w:cs="Segoe UI"/>
            </w:rPr>
            <w:delText>UrlAction</w:delText>
          </w:r>
        </w:del>
      </w:ins>
    </w:p>
    <w:p w14:paraId="4C4CBF9F" w14:textId="588EDFA9" w:rsidR="008215E6" w:rsidRPr="00B818AC" w:rsidDel="006739AD" w:rsidRDefault="008215E6" w:rsidP="008215E6">
      <w:pPr>
        <w:pStyle w:val="ListParagraph"/>
        <w:numPr>
          <w:ilvl w:val="1"/>
          <w:numId w:val="24"/>
        </w:numPr>
        <w:rPr>
          <w:ins w:id="324" w:author="Nikunj Patel" w:date="2016-03-09T20:00:00Z"/>
          <w:del w:id="325" w:author="Nikunj Patel | MAQ Software" w:date="2016-03-15T10:46:00Z"/>
          <w:rFonts w:cs="Segoe UI"/>
        </w:rPr>
      </w:pPr>
      <w:ins w:id="326" w:author="Nikunj Patel" w:date="2016-03-09T20:00:00Z">
        <w:del w:id="327" w:author="Nikunj Patel | MAQ Software" w:date="2016-03-15T10:46:00Z">
          <w:r w:rsidRPr="00B818AC" w:rsidDel="006739AD">
            <w:rPr>
              <w:rFonts w:cs="Segoe UI"/>
            </w:rPr>
            <w:delText xml:space="preserve">Send </w:delText>
          </w:r>
          <w:r w:rsidDel="006739AD">
            <w:rPr>
              <w:rFonts w:cs="Segoe UI"/>
            </w:rPr>
            <w:delText>t</w:delText>
          </w:r>
          <w:r w:rsidRPr="00B818AC" w:rsidDel="006739AD">
            <w:rPr>
              <w:rFonts w:cs="Segoe UI"/>
            </w:rPr>
            <w:delText>o OneDrive (Elements.xml)</w:delText>
          </w:r>
        </w:del>
      </w:ins>
    </w:p>
    <w:p w14:paraId="37601805" w14:textId="0AD06D2A" w:rsidR="008215E6" w:rsidRPr="00B818AC" w:rsidDel="006739AD" w:rsidRDefault="008215E6" w:rsidP="008215E6">
      <w:pPr>
        <w:pStyle w:val="ListParagraph"/>
        <w:numPr>
          <w:ilvl w:val="2"/>
          <w:numId w:val="24"/>
        </w:numPr>
        <w:rPr>
          <w:ins w:id="328" w:author="Nikunj Patel" w:date="2016-03-09T20:00:00Z"/>
          <w:del w:id="329" w:author="Nikunj Patel | MAQ Software" w:date="2016-03-15T10:46:00Z"/>
          <w:rFonts w:cs="Segoe UI"/>
        </w:rPr>
      </w:pPr>
      <w:ins w:id="330" w:author="Nikunj Patel" w:date="2016-03-09T20:00:00Z">
        <w:del w:id="331" w:author="Nikunj Patel | MAQ Software" w:date="2016-03-15T10:46:00Z">
          <w:r w:rsidRPr="00B818AC" w:rsidDel="006739AD">
            <w:rPr>
              <w:rFonts w:cs="Segoe UI"/>
            </w:rPr>
            <w:delText>UrlAction</w:delText>
          </w:r>
        </w:del>
      </w:ins>
    </w:p>
    <w:p w14:paraId="7C8648CF" w14:textId="750CCB84" w:rsidR="008215E6" w:rsidRPr="00B818AC" w:rsidDel="006739AD" w:rsidRDefault="008215E6" w:rsidP="008215E6">
      <w:pPr>
        <w:pStyle w:val="ListParagraph"/>
        <w:numPr>
          <w:ilvl w:val="1"/>
          <w:numId w:val="24"/>
        </w:numPr>
        <w:rPr>
          <w:ins w:id="332" w:author="Nikunj Patel" w:date="2016-03-09T20:00:00Z"/>
          <w:del w:id="333" w:author="Nikunj Patel | MAQ Software" w:date="2016-03-15T10:46:00Z"/>
          <w:rFonts w:cs="Segoe UI"/>
        </w:rPr>
      </w:pPr>
      <w:ins w:id="334" w:author="Nikunj Patel" w:date="2016-03-09T20:00:00Z">
        <w:del w:id="335" w:author="Nikunj Patel | MAQ Software" w:date="2016-03-15T10:46:00Z">
          <w:r w:rsidRPr="00B818AC" w:rsidDel="006739AD">
            <w:rPr>
              <w:rFonts w:cs="Segoe UI"/>
            </w:rPr>
            <w:delText>Sync (Elements.xml)</w:delText>
          </w:r>
        </w:del>
      </w:ins>
    </w:p>
    <w:p w14:paraId="46A43AF7" w14:textId="208D672E" w:rsidR="008215E6" w:rsidRPr="00B818AC" w:rsidDel="006739AD" w:rsidRDefault="008215E6" w:rsidP="008215E6">
      <w:pPr>
        <w:pStyle w:val="ListParagraph"/>
        <w:numPr>
          <w:ilvl w:val="2"/>
          <w:numId w:val="24"/>
        </w:numPr>
        <w:rPr>
          <w:ins w:id="336" w:author="Nikunj Patel" w:date="2016-03-09T20:00:00Z"/>
          <w:del w:id="337" w:author="Nikunj Patel | MAQ Software" w:date="2016-03-15T10:46:00Z"/>
          <w:rFonts w:cs="Segoe UI"/>
        </w:rPr>
      </w:pPr>
      <w:ins w:id="338" w:author="Nikunj Patel" w:date="2016-03-09T20:00:00Z">
        <w:del w:id="339" w:author="Nikunj Patel | MAQ Software" w:date="2016-03-15T10:46:00Z">
          <w:r w:rsidRPr="00B818AC" w:rsidDel="006739AD">
            <w:rPr>
              <w:rFonts w:cs="Segoe UI"/>
            </w:rPr>
            <w:delText>UrlAction</w:delText>
          </w:r>
        </w:del>
      </w:ins>
    </w:p>
    <w:p w14:paraId="2576E2AF" w14:textId="2720B69F" w:rsidR="008215E6" w:rsidRPr="00B818AC" w:rsidDel="006739AD" w:rsidRDefault="008215E6" w:rsidP="008215E6">
      <w:pPr>
        <w:pStyle w:val="ListParagraph"/>
        <w:numPr>
          <w:ilvl w:val="1"/>
          <w:numId w:val="24"/>
        </w:numPr>
        <w:rPr>
          <w:ins w:id="340" w:author="Nikunj Patel" w:date="2016-03-09T20:00:00Z"/>
          <w:del w:id="341" w:author="Nikunj Patel | MAQ Software" w:date="2016-03-15T10:46:00Z"/>
          <w:rFonts w:cs="Segoe UI"/>
        </w:rPr>
      </w:pPr>
      <w:ins w:id="342" w:author="Nikunj Patel" w:date="2016-03-09T20:00:00Z">
        <w:del w:id="343" w:author="Nikunj Patel | MAQ Software" w:date="2016-03-15T10:46:00Z">
          <w:r w:rsidRPr="00B818AC" w:rsidDel="006739AD">
            <w:rPr>
              <w:rFonts w:cs="Segoe UI"/>
            </w:rPr>
            <w:delText>UpdateAndCheckIn (Elements.xml)</w:delText>
          </w:r>
        </w:del>
      </w:ins>
    </w:p>
    <w:p w14:paraId="5CE31BF4" w14:textId="0CF620E3" w:rsidR="008215E6" w:rsidRPr="00B818AC" w:rsidDel="006739AD" w:rsidRDefault="008215E6" w:rsidP="008215E6">
      <w:pPr>
        <w:pStyle w:val="ListParagraph"/>
        <w:numPr>
          <w:ilvl w:val="2"/>
          <w:numId w:val="24"/>
        </w:numPr>
        <w:rPr>
          <w:ins w:id="344" w:author="Nikunj Patel" w:date="2016-03-09T20:00:00Z"/>
          <w:del w:id="345" w:author="Nikunj Patel | MAQ Software" w:date="2016-03-15T10:46:00Z"/>
          <w:rFonts w:cs="Segoe UI"/>
        </w:rPr>
      </w:pPr>
      <w:ins w:id="346" w:author="Nikunj Patel" w:date="2016-03-09T20:00:00Z">
        <w:del w:id="347" w:author="Nikunj Patel | MAQ Software" w:date="2016-03-15T10:46:00Z">
          <w:r w:rsidRPr="00B818AC" w:rsidDel="006739AD">
            <w:rPr>
              <w:rFonts w:cs="Segoe UI"/>
            </w:rPr>
            <w:delText>UrlAction</w:delText>
          </w:r>
        </w:del>
      </w:ins>
    </w:p>
    <w:p w14:paraId="0FB44B51" w14:textId="2D77871F" w:rsidR="008215E6" w:rsidRPr="00B818AC" w:rsidDel="006739AD" w:rsidRDefault="008215E6" w:rsidP="008215E6">
      <w:pPr>
        <w:pStyle w:val="ListParagraph"/>
        <w:numPr>
          <w:ilvl w:val="1"/>
          <w:numId w:val="24"/>
        </w:numPr>
        <w:rPr>
          <w:ins w:id="348" w:author="Nikunj Patel" w:date="2016-03-09T20:00:00Z"/>
          <w:del w:id="349" w:author="Nikunj Patel | MAQ Software" w:date="2016-03-15T10:46:00Z"/>
          <w:rFonts w:cs="Segoe UI"/>
        </w:rPr>
      </w:pPr>
      <w:ins w:id="350" w:author="Nikunj Patel" w:date="2016-03-09T20:00:00Z">
        <w:del w:id="351" w:author="Nikunj Patel | MAQ Software" w:date="2016-03-15T10:46:00Z">
          <w:r w:rsidRPr="00B818AC" w:rsidDel="006739AD">
            <w:rPr>
              <w:rFonts w:cs="Segoe UI"/>
            </w:rPr>
            <w:delText>UpdateAndCheckOut (Elements.xml)</w:delText>
          </w:r>
        </w:del>
      </w:ins>
    </w:p>
    <w:p w14:paraId="12BA1694" w14:textId="3065C02D" w:rsidR="008215E6" w:rsidRPr="00B818AC" w:rsidDel="006739AD" w:rsidRDefault="008215E6" w:rsidP="008215E6">
      <w:pPr>
        <w:pStyle w:val="ListParagraph"/>
        <w:numPr>
          <w:ilvl w:val="2"/>
          <w:numId w:val="24"/>
        </w:numPr>
        <w:rPr>
          <w:ins w:id="352" w:author="Nikunj Patel" w:date="2016-03-09T20:00:00Z"/>
          <w:del w:id="353" w:author="Nikunj Patel | MAQ Software" w:date="2016-03-15T10:46:00Z"/>
          <w:rFonts w:cs="Segoe UI"/>
        </w:rPr>
      </w:pPr>
      <w:ins w:id="354" w:author="Nikunj Patel" w:date="2016-03-09T20:00:00Z">
        <w:del w:id="355" w:author="Nikunj Patel | MAQ Software" w:date="2016-03-15T10:46:00Z">
          <w:r w:rsidRPr="00B818AC" w:rsidDel="006739AD">
            <w:rPr>
              <w:rFonts w:cs="Segoe UI"/>
            </w:rPr>
            <w:delText>UrlAction</w:delText>
          </w:r>
        </w:del>
      </w:ins>
    </w:p>
    <w:p w14:paraId="0800EF6E" w14:textId="77777777" w:rsidR="008215E6" w:rsidRPr="00B818AC" w:rsidRDefault="008215E6" w:rsidP="008215E6">
      <w:pPr>
        <w:pStyle w:val="ListParagraph"/>
        <w:numPr>
          <w:ilvl w:val="1"/>
          <w:numId w:val="24"/>
        </w:numPr>
        <w:rPr>
          <w:ins w:id="356" w:author="Nikunj Patel" w:date="2016-03-09T20:00:00Z"/>
          <w:rFonts w:cs="Segoe UI"/>
        </w:rPr>
      </w:pPr>
      <w:ins w:id="357" w:author="Nikunj Patel" w:date="2016-03-09T20:00:00Z">
        <w:r w:rsidRPr="00B818AC">
          <w:rPr>
            <w:rFonts w:cs="Segoe UI"/>
          </w:rPr>
          <w:t>AppManifest (Right click view code)</w:t>
        </w:r>
      </w:ins>
    </w:p>
    <w:p w14:paraId="26EE0343" w14:textId="77777777" w:rsidR="008215E6" w:rsidRPr="00B818AC" w:rsidRDefault="008215E6" w:rsidP="008215E6">
      <w:pPr>
        <w:pStyle w:val="ListParagraph"/>
        <w:numPr>
          <w:ilvl w:val="2"/>
          <w:numId w:val="24"/>
        </w:numPr>
        <w:rPr>
          <w:ins w:id="358" w:author="Nikunj Patel" w:date="2016-03-09T20:00:00Z"/>
          <w:rFonts w:cs="Segoe UI"/>
        </w:rPr>
      </w:pPr>
      <w:ins w:id="359" w:author="Nikunj Patel" w:date="2016-03-09T20:00:00Z">
        <w:r w:rsidRPr="00B818AC">
          <w:rPr>
            <w:rFonts w:cs="Segoe UI"/>
          </w:rPr>
          <w:t>Product ID (Generate GUID with Visual Studio tool)</w:t>
        </w:r>
      </w:ins>
    </w:p>
    <w:p w14:paraId="13FFF2F1" w14:textId="0310C65F" w:rsidR="008215E6" w:rsidRPr="00B818AC" w:rsidDel="006739AD" w:rsidRDefault="008215E6" w:rsidP="008215E6">
      <w:pPr>
        <w:pStyle w:val="ListParagraph"/>
        <w:numPr>
          <w:ilvl w:val="2"/>
          <w:numId w:val="24"/>
        </w:numPr>
        <w:rPr>
          <w:ins w:id="360" w:author="Nikunj Patel" w:date="2016-03-09T20:00:00Z"/>
          <w:del w:id="361" w:author="Nikunj Patel | MAQ Software" w:date="2016-03-15T10:47:00Z"/>
          <w:rFonts w:cs="Segoe UI"/>
        </w:rPr>
      </w:pPr>
      <w:ins w:id="362" w:author="Nikunj Patel" w:date="2016-03-09T20:00:00Z">
        <w:del w:id="363" w:author="Nikunj Patel | MAQ Software" w:date="2016-03-15T10:47:00Z">
          <w:r w:rsidRPr="00B818AC" w:rsidDel="006739AD">
            <w:rPr>
              <w:rFonts w:cs="Segoe UI"/>
            </w:rPr>
            <w:delText>Start page</w:delText>
          </w:r>
        </w:del>
      </w:ins>
    </w:p>
    <w:p w14:paraId="5D17B39B" w14:textId="77E043CE" w:rsidR="008215E6" w:rsidRPr="00B818AC" w:rsidDel="006739AD" w:rsidRDefault="008215E6" w:rsidP="008215E6">
      <w:pPr>
        <w:pStyle w:val="ListParagraph"/>
        <w:numPr>
          <w:ilvl w:val="2"/>
          <w:numId w:val="24"/>
        </w:numPr>
        <w:rPr>
          <w:ins w:id="364" w:author="Nikunj Patel" w:date="2016-03-09T20:00:00Z"/>
          <w:del w:id="365" w:author="Nikunj Patel | MAQ Software" w:date="2016-03-15T10:47:00Z"/>
          <w:rFonts w:cs="Segoe UI"/>
        </w:rPr>
      </w:pPr>
      <w:ins w:id="366" w:author="Nikunj Patel" w:date="2016-03-09T20:00:00Z">
        <w:del w:id="367" w:author="Nikunj Patel | MAQ Software" w:date="2016-03-15T10:47:00Z">
          <w:r w:rsidRPr="00B818AC" w:rsidDel="006739AD">
            <w:rPr>
              <w:rFonts w:cs="Segoe UI"/>
            </w:rPr>
            <w:delText>ClientId</w:delText>
          </w:r>
        </w:del>
      </w:ins>
    </w:p>
    <w:p w14:paraId="71523A04" w14:textId="77777777" w:rsidR="008215E6" w:rsidRPr="00B818AC" w:rsidRDefault="008215E6" w:rsidP="008215E6">
      <w:pPr>
        <w:pStyle w:val="ListParagraph"/>
        <w:numPr>
          <w:ilvl w:val="0"/>
          <w:numId w:val="24"/>
        </w:numPr>
        <w:rPr>
          <w:ins w:id="368" w:author="Nikunj Patel" w:date="2016-03-09T20:00:00Z"/>
          <w:rFonts w:cs="Segoe UI"/>
        </w:rPr>
      </w:pPr>
      <w:ins w:id="369" w:author="Nikunj Patel" w:date="2016-03-09T20:00:00Z">
        <w:r w:rsidRPr="00B818AC">
          <w:rPr>
            <w:rFonts w:cs="Segoe UI"/>
          </w:rPr>
          <w:t>Microsoft.Legal.MatterCenter.OneDriveRibbon</w:t>
        </w:r>
      </w:ins>
    </w:p>
    <w:p w14:paraId="7A889D31" w14:textId="48187583" w:rsidR="008215E6" w:rsidRPr="00B818AC" w:rsidDel="006739AD" w:rsidRDefault="008215E6" w:rsidP="008215E6">
      <w:pPr>
        <w:pStyle w:val="ListParagraph"/>
        <w:numPr>
          <w:ilvl w:val="1"/>
          <w:numId w:val="24"/>
        </w:numPr>
        <w:rPr>
          <w:ins w:id="370" w:author="Nikunj Patel" w:date="2016-03-09T20:00:00Z"/>
          <w:del w:id="371" w:author="Nikunj Patel | MAQ Software" w:date="2016-03-15T10:47:00Z"/>
          <w:rFonts w:cs="Segoe UI"/>
        </w:rPr>
      </w:pPr>
      <w:ins w:id="372" w:author="Nikunj Patel" w:date="2016-03-09T20:00:00Z">
        <w:del w:id="373" w:author="Nikunj Patel | MAQ Software" w:date="2016-03-15T10:47:00Z">
          <w:r w:rsidRPr="00B818AC" w:rsidDel="006739AD">
            <w:rPr>
              <w:rFonts w:cs="Segoe UI"/>
            </w:rPr>
            <w:delText>RibbonCustomAction (Elements.xml)</w:delText>
          </w:r>
        </w:del>
      </w:ins>
    </w:p>
    <w:p w14:paraId="660356D0" w14:textId="3AF20E74" w:rsidR="008215E6" w:rsidRPr="00B818AC" w:rsidDel="006739AD" w:rsidRDefault="008215E6" w:rsidP="008215E6">
      <w:pPr>
        <w:pStyle w:val="ListParagraph"/>
        <w:numPr>
          <w:ilvl w:val="2"/>
          <w:numId w:val="24"/>
        </w:numPr>
        <w:rPr>
          <w:ins w:id="374" w:author="Nikunj Patel" w:date="2016-03-09T20:00:00Z"/>
          <w:del w:id="375" w:author="Nikunj Patel | MAQ Software" w:date="2016-03-15T10:47:00Z"/>
          <w:rFonts w:cs="Segoe UI"/>
        </w:rPr>
      </w:pPr>
      <w:ins w:id="376" w:author="Nikunj Patel" w:date="2016-03-09T20:00:00Z">
        <w:del w:id="377" w:author="Nikunj Patel | MAQ Software" w:date="2016-03-15T10:47:00Z">
          <w:r w:rsidRPr="00B818AC" w:rsidDel="006739AD">
            <w:rPr>
              <w:rFonts w:cs="Segoe UI"/>
            </w:rPr>
            <w:delText>CommandActions</w:delText>
          </w:r>
        </w:del>
      </w:ins>
    </w:p>
    <w:p w14:paraId="292646B3" w14:textId="77777777" w:rsidR="008215E6" w:rsidRPr="00B818AC" w:rsidRDefault="008215E6" w:rsidP="008215E6">
      <w:pPr>
        <w:pStyle w:val="ListParagraph"/>
        <w:numPr>
          <w:ilvl w:val="1"/>
          <w:numId w:val="24"/>
        </w:numPr>
        <w:rPr>
          <w:ins w:id="378" w:author="Nikunj Patel" w:date="2016-03-09T20:00:00Z"/>
          <w:rFonts w:cs="Segoe UI"/>
        </w:rPr>
      </w:pPr>
      <w:ins w:id="379" w:author="Nikunj Patel" w:date="2016-03-09T20:00:00Z">
        <w:r w:rsidRPr="00B818AC">
          <w:rPr>
            <w:rFonts w:cs="Segoe UI"/>
          </w:rPr>
          <w:t>AppManifest (Right click view code)</w:t>
        </w:r>
      </w:ins>
    </w:p>
    <w:p w14:paraId="3C731266" w14:textId="77777777" w:rsidR="008215E6" w:rsidRPr="00B818AC" w:rsidRDefault="008215E6" w:rsidP="008215E6">
      <w:pPr>
        <w:pStyle w:val="ListParagraph"/>
        <w:numPr>
          <w:ilvl w:val="2"/>
          <w:numId w:val="24"/>
        </w:numPr>
        <w:rPr>
          <w:ins w:id="380" w:author="Nikunj Patel" w:date="2016-03-09T20:00:00Z"/>
          <w:rFonts w:cs="Segoe UI"/>
        </w:rPr>
      </w:pPr>
      <w:ins w:id="381" w:author="Nikunj Patel" w:date="2016-03-09T20:00:00Z">
        <w:r w:rsidRPr="00B818AC">
          <w:rPr>
            <w:rFonts w:cs="Segoe UI"/>
          </w:rPr>
          <w:t>ProductID</w:t>
        </w:r>
      </w:ins>
    </w:p>
    <w:p w14:paraId="2595B6F0" w14:textId="221630E5" w:rsidR="008215E6" w:rsidRPr="00B818AC" w:rsidDel="006739AD" w:rsidRDefault="008215E6" w:rsidP="008215E6">
      <w:pPr>
        <w:pStyle w:val="ListParagraph"/>
        <w:numPr>
          <w:ilvl w:val="2"/>
          <w:numId w:val="24"/>
        </w:numPr>
        <w:rPr>
          <w:ins w:id="382" w:author="Nikunj Patel" w:date="2016-03-09T20:00:00Z"/>
          <w:del w:id="383" w:author="Nikunj Patel | MAQ Software" w:date="2016-03-15T10:47:00Z"/>
          <w:rFonts w:cs="Segoe UI"/>
        </w:rPr>
      </w:pPr>
      <w:ins w:id="384" w:author="Nikunj Patel" w:date="2016-03-09T20:00:00Z">
        <w:del w:id="385" w:author="Nikunj Patel | MAQ Software" w:date="2016-03-15T10:47:00Z">
          <w:r w:rsidRPr="00B818AC" w:rsidDel="006739AD">
            <w:rPr>
              <w:rFonts w:cs="Segoe UI"/>
            </w:rPr>
            <w:delText>StartPage</w:delText>
          </w:r>
        </w:del>
      </w:ins>
    </w:p>
    <w:p w14:paraId="7B97CD88" w14:textId="6C6941E0" w:rsidR="008215E6" w:rsidRPr="00B818AC" w:rsidDel="006739AD" w:rsidRDefault="008215E6" w:rsidP="008215E6">
      <w:pPr>
        <w:pStyle w:val="ListParagraph"/>
        <w:numPr>
          <w:ilvl w:val="2"/>
          <w:numId w:val="24"/>
        </w:numPr>
        <w:rPr>
          <w:ins w:id="386" w:author="Nikunj Patel" w:date="2016-03-09T20:00:00Z"/>
          <w:del w:id="387" w:author="Nikunj Patel | MAQ Software" w:date="2016-03-15T10:47:00Z"/>
          <w:rFonts w:cs="Segoe UI"/>
        </w:rPr>
      </w:pPr>
      <w:ins w:id="388" w:author="Nikunj Patel" w:date="2016-03-09T20:00:00Z">
        <w:del w:id="389" w:author="Nikunj Patel | MAQ Software" w:date="2016-03-15T10:47:00Z">
          <w:r w:rsidRPr="00B818AC" w:rsidDel="006739AD">
            <w:rPr>
              <w:rFonts w:cs="Segoe UI"/>
            </w:rPr>
            <w:delText>ClientId</w:delText>
          </w:r>
        </w:del>
      </w:ins>
    </w:p>
    <w:p w14:paraId="09B4CB07" w14:textId="5FBC7B20" w:rsidR="008215E6" w:rsidRPr="00B818AC" w:rsidDel="006739AD" w:rsidRDefault="008215E6" w:rsidP="008215E6">
      <w:pPr>
        <w:pStyle w:val="ListParagraph"/>
        <w:numPr>
          <w:ilvl w:val="0"/>
          <w:numId w:val="24"/>
        </w:numPr>
        <w:rPr>
          <w:ins w:id="390" w:author="Nikunj Patel" w:date="2016-03-09T20:00:00Z"/>
          <w:del w:id="391" w:author="Nikunj Patel | MAQ Software" w:date="2016-03-15T10:47:00Z"/>
          <w:rFonts w:cs="Segoe UI"/>
        </w:rPr>
      </w:pPr>
      <w:ins w:id="392" w:author="Nikunj Patel" w:date="2016-03-09T20:00:00Z">
        <w:del w:id="393" w:author="Nikunj Patel | MAQ Software" w:date="2016-03-15T10:47:00Z">
          <w:r w:rsidRPr="00B818AC" w:rsidDel="006739AD">
            <w:rPr>
              <w:rFonts w:cs="Segoe UI"/>
            </w:rPr>
            <w:delText>Microsoft.Legal.MatterCenter.ProviderService</w:delText>
          </w:r>
        </w:del>
      </w:ins>
    </w:p>
    <w:p w14:paraId="77DD7F51" w14:textId="28944B17" w:rsidR="008215E6" w:rsidRPr="00B818AC" w:rsidDel="006739AD" w:rsidRDefault="008215E6" w:rsidP="008215E6">
      <w:pPr>
        <w:pStyle w:val="ListParagraph"/>
        <w:numPr>
          <w:ilvl w:val="1"/>
          <w:numId w:val="24"/>
        </w:numPr>
        <w:rPr>
          <w:ins w:id="394" w:author="Nikunj Patel" w:date="2016-03-09T20:00:00Z"/>
          <w:del w:id="395" w:author="Nikunj Patel | MAQ Software" w:date="2016-03-15T10:47:00Z"/>
          <w:rFonts w:cs="Segoe UI"/>
        </w:rPr>
      </w:pPr>
      <w:ins w:id="396" w:author="Nikunj Patel" w:date="2016-03-09T20:00:00Z">
        <w:del w:id="397" w:author="Nikunj Patel | MAQ Software" w:date="2016-03-15T10:47:00Z">
          <w:r w:rsidRPr="00B818AC" w:rsidDel="006739AD">
            <w:rPr>
              <w:rFonts w:cs="Segoe UI"/>
            </w:rPr>
            <w:delText>Web.config</w:delText>
          </w:r>
        </w:del>
      </w:ins>
    </w:p>
    <w:p w14:paraId="076A33FA" w14:textId="2591EBCF" w:rsidR="008215E6" w:rsidRPr="00B818AC" w:rsidDel="006739AD" w:rsidRDefault="008215E6" w:rsidP="008215E6">
      <w:pPr>
        <w:pStyle w:val="ListParagraph"/>
        <w:numPr>
          <w:ilvl w:val="2"/>
          <w:numId w:val="24"/>
        </w:numPr>
        <w:rPr>
          <w:ins w:id="398" w:author="Nikunj Patel" w:date="2016-03-09T20:00:00Z"/>
          <w:del w:id="399" w:author="Nikunj Patel | MAQ Software" w:date="2016-03-15T10:47:00Z"/>
          <w:rFonts w:cs="Segoe UI"/>
        </w:rPr>
      </w:pPr>
      <w:ins w:id="400" w:author="Nikunj Patel" w:date="2016-03-09T20:00:00Z">
        <w:del w:id="401" w:author="Nikunj Patel | MAQ Software" w:date="2016-03-15T10:47:00Z">
          <w:r w:rsidRPr="00B818AC" w:rsidDel="006739AD">
            <w:rPr>
              <w:rFonts w:cs="Segoe UI"/>
            </w:rPr>
            <w:delText>ClientId</w:delText>
          </w:r>
        </w:del>
      </w:ins>
    </w:p>
    <w:p w14:paraId="1058A084" w14:textId="06B3D629" w:rsidR="008215E6" w:rsidRPr="00B818AC" w:rsidDel="006739AD" w:rsidRDefault="008215E6" w:rsidP="008215E6">
      <w:pPr>
        <w:pStyle w:val="ListParagraph"/>
        <w:numPr>
          <w:ilvl w:val="2"/>
          <w:numId w:val="24"/>
        </w:numPr>
        <w:rPr>
          <w:ins w:id="402" w:author="Nikunj Patel" w:date="2016-03-09T20:00:00Z"/>
          <w:del w:id="403" w:author="Nikunj Patel | MAQ Software" w:date="2016-03-15T10:47:00Z"/>
          <w:rFonts w:cs="Segoe UI"/>
        </w:rPr>
      </w:pPr>
      <w:ins w:id="404" w:author="Nikunj Patel" w:date="2016-03-09T20:00:00Z">
        <w:del w:id="405" w:author="Nikunj Patel | MAQ Software" w:date="2016-03-15T10:47:00Z">
          <w:r w:rsidRPr="00B818AC" w:rsidDel="006739AD">
            <w:rPr>
              <w:rFonts w:cs="Segoe UI"/>
            </w:rPr>
            <w:delText>ClientSecret</w:delText>
          </w:r>
        </w:del>
      </w:ins>
    </w:p>
    <w:p w14:paraId="33129F40" w14:textId="7053FF40" w:rsidR="008215E6" w:rsidRPr="00B818AC" w:rsidDel="006739AD" w:rsidRDefault="008215E6" w:rsidP="008215E6">
      <w:pPr>
        <w:pStyle w:val="ListParagraph"/>
        <w:numPr>
          <w:ilvl w:val="2"/>
          <w:numId w:val="24"/>
        </w:numPr>
        <w:rPr>
          <w:ins w:id="406" w:author="Nikunj Patel" w:date="2016-03-09T20:00:00Z"/>
          <w:del w:id="407" w:author="Nikunj Patel | MAQ Software" w:date="2016-03-15T10:47:00Z"/>
          <w:rFonts w:cs="Segoe UI"/>
        </w:rPr>
      </w:pPr>
      <w:ins w:id="408" w:author="Nikunj Patel" w:date="2016-03-09T20:00:00Z">
        <w:del w:id="409" w:author="Nikunj Patel | MAQ Software" w:date="2016-03-15T10:47:00Z">
          <w:r w:rsidRPr="00B818AC" w:rsidDel="006739AD">
            <w:rPr>
              <w:rFonts w:cs="Segoe UI"/>
            </w:rPr>
            <w:delText>HostedAppHostNameOverride</w:delText>
          </w:r>
        </w:del>
      </w:ins>
    </w:p>
    <w:p w14:paraId="6C743609" w14:textId="3E9DB7CF" w:rsidR="008215E6" w:rsidRPr="00B818AC" w:rsidDel="006739AD" w:rsidRDefault="008215E6" w:rsidP="008215E6">
      <w:pPr>
        <w:pStyle w:val="ListParagraph"/>
        <w:numPr>
          <w:ilvl w:val="2"/>
          <w:numId w:val="24"/>
        </w:numPr>
        <w:rPr>
          <w:ins w:id="410" w:author="Nikunj Patel" w:date="2016-03-09T20:00:00Z"/>
          <w:del w:id="411" w:author="Nikunj Patel | MAQ Software" w:date="2016-03-15T10:47:00Z"/>
          <w:rFonts w:cs="Segoe UI"/>
        </w:rPr>
      </w:pPr>
      <w:ins w:id="412" w:author="Nikunj Patel" w:date="2016-03-09T20:00:00Z">
        <w:del w:id="413" w:author="Nikunj Patel | MAQ Software" w:date="2016-03-15T10:47:00Z">
          <w:r w:rsidRPr="00B818AC" w:rsidDel="006739AD">
            <w:rPr>
              <w:rFonts w:cs="Segoe UI"/>
            </w:rPr>
            <w:delText>Access-Control-Allow-Origin</w:delText>
          </w:r>
        </w:del>
      </w:ins>
    </w:p>
    <w:p w14:paraId="4149E4AA" w14:textId="77777777" w:rsidR="008215E6" w:rsidRPr="00B818AC" w:rsidRDefault="008215E6" w:rsidP="008215E6">
      <w:pPr>
        <w:pStyle w:val="ListParagraph"/>
        <w:numPr>
          <w:ilvl w:val="0"/>
          <w:numId w:val="24"/>
        </w:numPr>
        <w:rPr>
          <w:ins w:id="414" w:author="Nikunj Patel" w:date="2016-03-09T20:00:00Z"/>
          <w:rFonts w:cs="Segoe UI"/>
        </w:rPr>
      </w:pPr>
      <w:ins w:id="415" w:author="Nikunj Patel" w:date="2016-03-09T20:00:00Z">
        <w:r w:rsidRPr="00B818AC">
          <w:rPr>
            <w:rFonts w:cs="Segoe UI"/>
          </w:rPr>
          <w:t>Microsoft.Legal.MatterCenter.SharePointAppWeb</w:t>
        </w:r>
      </w:ins>
    </w:p>
    <w:p w14:paraId="77705312" w14:textId="77777777" w:rsidR="006739AD" w:rsidRPr="00B818AC" w:rsidRDefault="006739AD" w:rsidP="006739AD">
      <w:pPr>
        <w:pStyle w:val="ListParagraph"/>
        <w:numPr>
          <w:ilvl w:val="1"/>
          <w:numId w:val="24"/>
        </w:numPr>
        <w:rPr>
          <w:ins w:id="416" w:author="Nikunj Patel | MAQ Software" w:date="2016-03-15T10:49:00Z"/>
          <w:rFonts w:cs="Segoe UI"/>
        </w:rPr>
      </w:pPr>
      <w:ins w:id="417" w:author="Nikunj Patel | MAQ Software" w:date="2016-03-15T10:49:00Z">
        <w:r w:rsidRPr="00B818AC">
          <w:rPr>
            <w:rFonts w:cs="Segoe UI"/>
          </w:rPr>
          <w:t>App_GlobalResources\Constants.resx</w:t>
        </w:r>
      </w:ins>
    </w:p>
    <w:p w14:paraId="2151A44B" w14:textId="77777777" w:rsidR="006739AD" w:rsidRPr="00B818AC" w:rsidRDefault="006739AD" w:rsidP="006739AD">
      <w:pPr>
        <w:pStyle w:val="ListParagraph"/>
        <w:numPr>
          <w:ilvl w:val="2"/>
          <w:numId w:val="24"/>
        </w:numPr>
        <w:rPr>
          <w:ins w:id="418" w:author="Nikunj Patel | MAQ Software" w:date="2016-03-15T10:49:00Z"/>
          <w:rFonts w:cs="Segoe UI"/>
        </w:rPr>
      </w:pPr>
      <w:ins w:id="419" w:author="Nikunj Patel | MAQ Software" w:date="2016-03-15T10:49:00Z">
        <w:r w:rsidRPr="00B818AC">
          <w:rPr>
            <w:rFonts w:cs="Segoe UI"/>
          </w:rPr>
          <w:t xml:space="preserve">Learn_More_Link </w:t>
        </w:r>
      </w:ins>
    </w:p>
    <w:p w14:paraId="4AD62F17" w14:textId="61709403" w:rsidR="008215E6" w:rsidRPr="00B818AC" w:rsidDel="006739AD" w:rsidRDefault="008215E6" w:rsidP="008215E6">
      <w:pPr>
        <w:pStyle w:val="ListParagraph"/>
        <w:numPr>
          <w:ilvl w:val="1"/>
          <w:numId w:val="24"/>
        </w:numPr>
        <w:rPr>
          <w:ins w:id="420" w:author="Nikunj Patel" w:date="2016-03-09T20:00:00Z"/>
          <w:del w:id="421" w:author="Nikunj Patel | MAQ Software" w:date="2016-03-15T10:49:00Z"/>
          <w:rFonts w:cs="Segoe UI"/>
        </w:rPr>
      </w:pPr>
      <w:ins w:id="422" w:author="Nikunj Patel" w:date="2016-03-09T20:00:00Z">
        <w:del w:id="423" w:author="Nikunj Patel | MAQ Software" w:date="2016-03-15T10:49:00Z">
          <w:r w:rsidRPr="00B818AC" w:rsidDel="006739AD">
            <w:rPr>
              <w:rFonts w:cs="Segoe UI"/>
            </w:rPr>
            <w:delText>App_GlobalResources\Constants.resx</w:delText>
          </w:r>
        </w:del>
      </w:ins>
    </w:p>
    <w:p w14:paraId="15D95D53" w14:textId="72EF8C63" w:rsidR="008215E6" w:rsidRPr="00B818AC" w:rsidDel="006739AD" w:rsidRDefault="008215E6" w:rsidP="008215E6">
      <w:pPr>
        <w:pStyle w:val="ListParagraph"/>
        <w:numPr>
          <w:ilvl w:val="2"/>
          <w:numId w:val="24"/>
        </w:numPr>
        <w:rPr>
          <w:ins w:id="424" w:author="Nikunj Patel" w:date="2016-03-09T20:00:00Z"/>
          <w:del w:id="425" w:author="Nikunj Patel | MAQ Software" w:date="2016-03-15T10:49:00Z"/>
          <w:rFonts w:cs="Segoe UI"/>
        </w:rPr>
      </w:pPr>
      <w:ins w:id="426" w:author="Nikunj Patel" w:date="2016-03-09T20:00:00Z">
        <w:del w:id="427" w:author="Nikunj Patel | MAQ Software" w:date="2016-03-15T10:49:00Z">
          <w:r w:rsidRPr="00B818AC" w:rsidDel="006739AD">
            <w:rPr>
              <w:rFonts w:cs="Segoe UI"/>
            </w:rPr>
            <w:delText>App_Redirect_URL</w:delText>
          </w:r>
        </w:del>
      </w:ins>
    </w:p>
    <w:p w14:paraId="4EDDF612" w14:textId="618E1435" w:rsidR="008215E6" w:rsidRPr="00B818AC" w:rsidDel="006739AD" w:rsidRDefault="008215E6" w:rsidP="008215E6">
      <w:pPr>
        <w:pStyle w:val="ListParagraph"/>
        <w:numPr>
          <w:ilvl w:val="2"/>
          <w:numId w:val="24"/>
        </w:numPr>
        <w:rPr>
          <w:ins w:id="428" w:author="Nikunj Patel" w:date="2016-03-09T20:00:00Z"/>
          <w:del w:id="429" w:author="Nikunj Patel | MAQ Software" w:date="2016-03-15T10:49:00Z"/>
          <w:rFonts w:cs="Segoe UI"/>
        </w:rPr>
      </w:pPr>
      <w:ins w:id="430" w:author="Nikunj Patel" w:date="2016-03-09T20:00:00Z">
        <w:del w:id="431" w:author="Nikunj Patel | MAQ Software" w:date="2016-03-15T10:49:00Z">
          <w:r w:rsidRPr="00B818AC" w:rsidDel="006739AD">
            <w:rPr>
              <w:rFonts w:cs="Segoe UI"/>
            </w:rPr>
            <w:delText>Image_Document_Icon (needs to be updated for manual deployments)</w:delText>
          </w:r>
        </w:del>
      </w:ins>
    </w:p>
    <w:p w14:paraId="3435DDDE" w14:textId="75984945" w:rsidR="008215E6" w:rsidRPr="00B818AC" w:rsidDel="006739AD" w:rsidRDefault="008215E6" w:rsidP="008215E6">
      <w:pPr>
        <w:pStyle w:val="ListParagraph"/>
        <w:numPr>
          <w:ilvl w:val="2"/>
          <w:numId w:val="24"/>
        </w:numPr>
        <w:rPr>
          <w:ins w:id="432" w:author="Nikunj Patel" w:date="2016-03-09T20:00:00Z"/>
          <w:del w:id="433" w:author="Nikunj Patel | MAQ Software" w:date="2016-03-15T10:49:00Z"/>
          <w:rFonts w:cs="Segoe UI"/>
        </w:rPr>
      </w:pPr>
      <w:ins w:id="434" w:author="Nikunj Patel" w:date="2016-03-09T20:00:00Z">
        <w:del w:id="435" w:author="Nikunj Patel | MAQ Software" w:date="2016-03-15T10:49:00Z">
          <w:r w:rsidRPr="00B818AC" w:rsidDel="006739AD">
            <w:rPr>
              <w:rFonts w:cs="Segoe UI"/>
            </w:rPr>
            <w:delText>Image_General_Document (needs to be updated for manual deployments)</w:delText>
          </w:r>
        </w:del>
      </w:ins>
    </w:p>
    <w:p w14:paraId="118D5283" w14:textId="213488C9" w:rsidR="008215E6" w:rsidRPr="00F3659F" w:rsidDel="006739AD" w:rsidRDefault="008215E6" w:rsidP="008215E6">
      <w:pPr>
        <w:pStyle w:val="ListParagraph"/>
        <w:numPr>
          <w:ilvl w:val="2"/>
          <w:numId w:val="24"/>
        </w:numPr>
        <w:rPr>
          <w:ins w:id="436" w:author="Nikunj Patel" w:date="2016-03-09T20:00:00Z"/>
          <w:del w:id="437" w:author="Nikunj Patel | MAQ Software" w:date="2016-03-15T10:49:00Z"/>
          <w:rFonts w:cs="Segoe UI"/>
        </w:rPr>
      </w:pPr>
      <w:ins w:id="438" w:author="Nikunj Patel" w:date="2016-03-09T20:00:00Z">
        <w:del w:id="439" w:author="Nikunj Patel | MAQ Software" w:date="2016-03-15T10:49:00Z">
          <w:r w:rsidRPr="00B818AC" w:rsidDel="006739AD">
            <w:rPr>
              <w:rFonts w:cs="Segoe UI"/>
            </w:rPr>
            <w:delText>Office_JS_URL</w:delText>
          </w:r>
        </w:del>
      </w:ins>
    </w:p>
    <w:p w14:paraId="75A31C4A" w14:textId="77777777" w:rsidR="008215E6" w:rsidRPr="00B818AC" w:rsidRDefault="008215E6" w:rsidP="008215E6">
      <w:pPr>
        <w:pStyle w:val="ListParagraph"/>
        <w:numPr>
          <w:ilvl w:val="1"/>
          <w:numId w:val="24"/>
        </w:numPr>
        <w:rPr>
          <w:ins w:id="440" w:author="Nikunj Patel" w:date="2016-03-09T20:00:00Z"/>
          <w:rFonts w:cs="Segoe UI"/>
        </w:rPr>
      </w:pPr>
      <w:ins w:id="441" w:author="Nikunj Patel" w:date="2016-03-09T20:00:00Z">
        <w:r w:rsidRPr="0052512C">
          <w:rPr>
            <w:rFonts w:cs="Segoe UI"/>
          </w:rPr>
          <w:t>App_LocalResources</w:t>
        </w:r>
        <w:r>
          <w:rPr>
            <w:rFonts w:cs="Segoe UI"/>
          </w:rPr>
          <w:t>\Webdashboard.resx</w:t>
        </w:r>
      </w:ins>
    </w:p>
    <w:p w14:paraId="0D8145A3" w14:textId="77777777" w:rsidR="008215E6" w:rsidRDefault="008215E6" w:rsidP="008215E6">
      <w:pPr>
        <w:pStyle w:val="ListParagraph"/>
        <w:numPr>
          <w:ilvl w:val="2"/>
          <w:numId w:val="24"/>
        </w:numPr>
        <w:rPr>
          <w:ins w:id="442" w:author="Nikunj Patel" w:date="2016-03-09T20:00:00Z"/>
          <w:rFonts w:cs="Segoe UI"/>
        </w:rPr>
      </w:pPr>
      <w:ins w:id="443" w:author="Nikunj Patel" w:date="2016-03-09T20:00:00Z">
        <w:r>
          <w:rPr>
            <w:rFonts w:cs="Segoe UI"/>
          </w:rPr>
          <w:t>Feedback_and_Support</w:t>
        </w:r>
      </w:ins>
    </w:p>
    <w:p w14:paraId="33593058" w14:textId="77777777" w:rsidR="008215E6" w:rsidRPr="00B818AC" w:rsidRDefault="008215E6" w:rsidP="008215E6">
      <w:pPr>
        <w:pStyle w:val="ListParagraph"/>
        <w:numPr>
          <w:ilvl w:val="1"/>
          <w:numId w:val="24"/>
        </w:numPr>
        <w:rPr>
          <w:ins w:id="444" w:author="Nikunj Patel" w:date="2016-03-09T20:00:00Z"/>
          <w:rFonts w:cs="Segoe UI"/>
        </w:rPr>
      </w:pPr>
      <w:ins w:id="445" w:author="Nikunj Patel" w:date="2016-03-09T20:00:00Z">
        <w:r>
          <w:rPr>
            <w:rFonts w:cs="Segoe UI"/>
          </w:rPr>
          <w:t>MasterPage</w:t>
        </w:r>
      </w:ins>
    </w:p>
    <w:p w14:paraId="7FA0674C" w14:textId="77777777" w:rsidR="008215E6" w:rsidRDefault="008215E6" w:rsidP="008215E6">
      <w:pPr>
        <w:pStyle w:val="ListParagraph"/>
        <w:numPr>
          <w:ilvl w:val="2"/>
          <w:numId w:val="24"/>
        </w:numPr>
        <w:rPr>
          <w:ins w:id="446" w:author="Nikunj Patel" w:date="2016-03-09T20:00:00Z"/>
          <w:rFonts w:cs="Segoe UI"/>
        </w:rPr>
      </w:pPr>
      <w:ins w:id="447" w:author="Nikunj Patel" w:date="2016-03-09T20:00:00Z">
        <w:r>
          <w:rPr>
            <w:rFonts w:cs="Segoe UI"/>
          </w:rPr>
          <w:t>Matter</w:t>
        </w:r>
        <w:r w:rsidRPr="001C1E5E">
          <w:rPr>
            <w:rFonts w:cs="Segoe UI"/>
          </w:rPr>
          <w:t>CenterMaster.Master</w:t>
        </w:r>
      </w:ins>
    </w:p>
    <w:p w14:paraId="47A7CBD0" w14:textId="77777777" w:rsidR="008215E6" w:rsidRDefault="008215E6" w:rsidP="008215E6">
      <w:pPr>
        <w:pStyle w:val="ListParagraph"/>
        <w:numPr>
          <w:ilvl w:val="3"/>
          <w:numId w:val="24"/>
        </w:numPr>
        <w:rPr>
          <w:ins w:id="448" w:author="Nikunj Patel" w:date="2016-03-09T20:00:00Z"/>
          <w:rFonts w:cs="Segoe UI"/>
        </w:rPr>
      </w:pPr>
      <w:ins w:id="449" w:author="Nikunj Patel" w:date="2016-03-09T20:00:00Z">
        <w:r w:rsidRPr="00C6341D">
          <w:rPr>
            <w:rFonts w:cs="Segoe UI"/>
          </w:rPr>
          <w:t>ContextualHelpSupport</w:t>
        </w:r>
      </w:ins>
    </w:p>
    <w:p w14:paraId="0B42D87C" w14:textId="77777777" w:rsidR="008215E6" w:rsidRDefault="008215E6" w:rsidP="008215E6">
      <w:pPr>
        <w:pStyle w:val="ListParagraph"/>
        <w:numPr>
          <w:ilvl w:val="3"/>
          <w:numId w:val="24"/>
        </w:numPr>
        <w:rPr>
          <w:ins w:id="450" w:author="Nikunj Patel" w:date="2016-03-09T20:00:00Z"/>
          <w:rFonts w:cs="Segoe UI"/>
        </w:rPr>
      </w:pPr>
      <w:ins w:id="451" w:author="Nikunj Patel" w:date="2016-03-09T20:00:00Z">
        <w:r w:rsidRPr="00391F7C">
          <w:rPr>
            <w:rFonts w:cs="Segoe UI"/>
          </w:rPr>
          <w:t>FeedbackAndSupport</w:t>
        </w:r>
      </w:ins>
    </w:p>
    <w:p w14:paraId="1E77D26F" w14:textId="77777777" w:rsidR="008215E6" w:rsidRDefault="008215E6" w:rsidP="008215E6">
      <w:pPr>
        <w:pStyle w:val="ListParagraph"/>
        <w:numPr>
          <w:ilvl w:val="3"/>
          <w:numId w:val="24"/>
        </w:numPr>
        <w:rPr>
          <w:ins w:id="452" w:author="Nikunj Patel" w:date="2016-03-09T20:00:00Z"/>
          <w:rFonts w:cs="Segoe UI"/>
        </w:rPr>
      </w:pPr>
      <w:ins w:id="453" w:author="Nikunj Patel" w:date="2016-03-09T20:00:00Z">
        <w:r w:rsidRPr="00391F7C">
          <w:rPr>
            <w:rFonts w:cs="Segoe UI"/>
          </w:rPr>
          <w:t>PrivacyAndCookies</w:t>
        </w:r>
      </w:ins>
    </w:p>
    <w:p w14:paraId="75D0A771" w14:textId="77777777" w:rsidR="008215E6" w:rsidRPr="005840F8" w:rsidRDefault="008215E6" w:rsidP="008215E6">
      <w:pPr>
        <w:pStyle w:val="ListParagraph"/>
        <w:numPr>
          <w:ilvl w:val="3"/>
          <w:numId w:val="24"/>
        </w:numPr>
        <w:rPr>
          <w:ins w:id="454" w:author="Nikunj Patel" w:date="2016-03-09T20:00:00Z"/>
          <w:rFonts w:cs="Segoe UI"/>
        </w:rPr>
      </w:pPr>
      <w:ins w:id="455" w:author="Nikunj Patel" w:date="2016-03-09T20:00:00Z">
        <w:r w:rsidRPr="00391F7C">
          <w:rPr>
            <w:rFonts w:cs="Segoe UI"/>
          </w:rPr>
          <w:t>TermsofUse</w:t>
        </w:r>
      </w:ins>
    </w:p>
    <w:p w14:paraId="60B47FF4" w14:textId="77777777" w:rsidR="008215E6" w:rsidRPr="00B818AC" w:rsidRDefault="008215E6" w:rsidP="008215E6">
      <w:pPr>
        <w:pStyle w:val="ListParagraph"/>
        <w:numPr>
          <w:ilvl w:val="1"/>
          <w:numId w:val="24"/>
        </w:numPr>
        <w:rPr>
          <w:ins w:id="456" w:author="Nikunj Patel" w:date="2016-03-09T20:00:00Z"/>
          <w:rFonts w:cs="Segoe UI"/>
        </w:rPr>
      </w:pPr>
      <w:ins w:id="457" w:author="Nikunj Patel" w:date="2016-03-09T20:00:00Z">
        <w:r>
          <w:rPr>
            <w:rFonts w:cs="Segoe UI"/>
          </w:rPr>
          <w:t>Pages</w:t>
        </w:r>
      </w:ins>
    </w:p>
    <w:p w14:paraId="079D8EAF" w14:textId="77777777" w:rsidR="008215E6" w:rsidRDefault="008215E6" w:rsidP="008215E6">
      <w:pPr>
        <w:pStyle w:val="ListParagraph"/>
        <w:numPr>
          <w:ilvl w:val="2"/>
          <w:numId w:val="24"/>
        </w:numPr>
        <w:rPr>
          <w:ins w:id="458" w:author="Nikunj Patel" w:date="2016-03-09T20:00:00Z"/>
          <w:rFonts w:cs="Segoe UI"/>
        </w:rPr>
      </w:pPr>
      <w:ins w:id="459" w:author="Nikunj Patel" w:date="2016-03-09T20:00:00Z">
        <w:r>
          <w:rPr>
            <w:rFonts w:cs="Segoe UI"/>
          </w:rPr>
          <w:t>Footer.html</w:t>
        </w:r>
      </w:ins>
    </w:p>
    <w:p w14:paraId="42777749" w14:textId="4271ED4B" w:rsidR="008215E6" w:rsidRDefault="008215E6" w:rsidP="008215E6">
      <w:pPr>
        <w:pStyle w:val="ListParagraph"/>
        <w:numPr>
          <w:ilvl w:val="3"/>
          <w:numId w:val="24"/>
        </w:numPr>
        <w:rPr>
          <w:ins w:id="460" w:author="Nikunj Patel" w:date="2016-03-09T20:00:00Z"/>
          <w:rFonts w:cs="Segoe UI"/>
        </w:rPr>
      </w:pPr>
      <w:ins w:id="461" w:author="Nikunj Patel" w:date="2016-03-09T20:00:00Z">
        <w:del w:id="462" w:author="Swapnil Mirjolkar | MAQ Software" w:date="2016-03-16T18:59:00Z">
          <w:r w:rsidRPr="005F171D" w:rsidDel="00414CC5">
            <w:rPr>
              <w:rFonts w:cs="Segoe UI"/>
            </w:rPr>
            <w:delText>Feedbackandsupport</w:delText>
          </w:r>
        </w:del>
      </w:ins>
      <w:ins w:id="463" w:author="Swapnil Mirjolkar | MAQ Software" w:date="2016-03-16T18:59:00Z">
        <w:r w:rsidR="00414CC5" w:rsidRPr="00414CC5">
          <w:rPr>
            <w:rFonts w:cs="Segoe UI"/>
          </w:rPr>
          <w:t>Feedback &amp; Support</w:t>
        </w:r>
      </w:ins>
    </w:p>
    <w:p w14:paraId="7C280FB2" w14:textId="3FD37E01" w:rsidR="008215E6" w:rsidRDefault="008215E6" w:rsidP="008215E6">
      <w:pPr>
        <w:pStyle w:val="ListParagraph"/>
        <w:numPr>
          <w:ilvl w:val="3"/>
          <w:numId w:val="24"/>
        </w:numPr>
        <w:rPr>
          <w:ins w:id="464" w:author="Swapnil Mirjolkar | MAQ Software" w:date="2016-03-16T18:58:00Z"/>
          <w:rFonts w:cs="Segoe UI"/>
        </w:rPr>
      </w:pPr>
      <w:ins w:id="465" w:author="Nikunj Patel" w:date="2016-03-09T20:00:00Z">
        <w:del w:id="466" w:author="Swapnil Mirjolkar | MAQ Software" w:date="2016-03-16T18:58:00Z">
          <w:r w:rsidDel="00EC0B0D">
            <w:rPr>
              <w:rFonts w:cs="Segoe UI"/>
            </w:rPr>
            <w:delText>Also update remaining 2 placeholders with respective hyperlinks.</w:delText>
          </w:r>
        </w:del>
      </w:ins>
      <w:ins w:id="467" w:author="Swapnil Mirjolkar | MAQ Software" w:date="2016-03-16T18:58:00Z">
        <w:r w:rsidR="00EC0B0D" w:rsidRPr="00EC0B0D">
          <w:rPr>
            <w:rFonts w:cs="Segoe UI"/>
          </w:rPr>
          <w:t>Privacy</w:t>
        </w:r>
      </w:ins>
    </w:p>
    <w:p w14:paraId="2F95B3FF" w14:textId="426AB464" w:rsidR="00EC0B0D" w:rsidRPr="005840F8" w:rsidRDefault="00EC0B0D" w:rsidP="008215E6">
      <w:pPr>
        <w:pStyle w:val="ListParagraph"/>
        <w:numPr>
          <w:ilvl w:val="3"/>
          <w:numId w:val="24"/>
        </w:numPr>
        <w:rPr>
          <w:ins w:id="468" w:author="Nikunj Patel" w:date="2016-03-09T20:00:00Z"/>
          <w:rFonts w:cs="Segoe UI"/>
        </w:rPr>
      </w:pPr>
      <w:ins w:id="469" w:author="Swapnil Mirjolkar | MAQ Software" w:date="2016-03-16T18:58:00Z">
        <w:r w:rsidRPr="00EC0B0D">
          <w:rPr>
            <w:rFonts w:cs="Segoe UI"/>
          </w:rPr>
          <w:t>Terms of use</w:t>
        </w:r>
      </w:ins>
    </w:p>
    <w:p w14:paraId="27EF1A40" w14:textId="0E4AE742" w:rsidR="008215E6" w:rsidRPr="00B818AC" w:rsidDel="006739AD" w:rsidRDefault="008215E6" w:rsidP="008215E6">
      <w:pPr>
        <w:pStyle w:val="ListParagraph"/>
        <w:numPr>
          <w:ilvl w:val="1"/>
          <w:numId w:val="24"/>
        </w:numPr>
        <w:rPr>
          <w:ins w:id="470" w:author="Nikunj Patel" w:date="2016-03-09T20:00:00Z"/>
          <w:del w:id="471" w:author="Nikunj Patel | MAQ Software" w:date="2016-03-15T10:48:00Z"/>
          <w:rFonts w:cs="Segoe UI"/>
        </w:rPr>
      </w:pPr>
      <w:ins w:id="472" w:author="Nikunj Patel" w:date="2016-03-09T20:00:00Z">
        <w:del w:id="473" w:author="Nikunj Patel | MAQ Software" w:date="2016-03-15T10:48:00Z">
          <w:r w:rsidRPr="00B818AC" w:rsidDel="006739AD">
            <w:rPr>
              <w:rFonts w:cs="Segoe UI"/>
            </w:rPr>
            <w:delText>Web.config</w:delText>
          </w:r>
        </w:del>
      </w:ins>
    </w:p>
    <w:p w14:paraId="1ACEC306" w14:textId="2D1CD689" w:rsidR="008215E6" w:rsidRPr="00B818AC" w:rsidDel="006739AD" w:rsidRDefault="008215E6" w:rsidP="008215E6">
      <w:pPr>
        <w:pStyle w:val="ListParagraph"/>
        <w:numPr>
          <w:ilvl w:val="2"/>
          <w:numId w:val="24"/>
        </w:numPr>
        <w:rPr>
          <w:ins w:id="474" w:author="Nikunj Patel" w:date="2016-03-09T20:00:00Z"/>
          <w:del w:id="475" w:author="Nikunj Patel | MAQ Software" w:date="2016-03-15T10:48:00Z"/>
          <w:rFonts w:cs="Segoe UI"/>
        </w:rPr>
      </w:pPr>
      <w:ins w:id="476" w:author="Nikunj Patel" w:date="2016-03-09T20:00:00Z">
        <w:del w:id="477" w:author="Nikunj Patel | MAQ Software" w:date="2016-03-15T10:48:00Z">
          <w:r w:rsidRPr="00B818AC" w:rsidDel="006739AD">
            <w:rPr>
              <w:rFonts w:cs="Segoe UI"/>
            </w:rPr>
            <w:delText>ClientId</w:delText>
          </w:r>
        </w:del>
      </w:ins>
    </w:p>
    <w:p w14:paraId="091C7262" w14:textId="484CCC5D" w:rsidR="008215E6" w:rsidRPr="00B818AC" w:rsidDel="006739AD" w:rsidRDefault="008215E6" w:rsidP="008215E6">
      <w:pPr>
        <w:pStyle w:val="ListParagraph"/>
        <w:numPr>
          <w:ilvl w:val="2"/>
          <w:numId w:val="24"/>
        </w:numPr>
        <w:rPr>
          <w:ins w:id="478" w:author="Nikunj Patel" w:date="2016-03-09T20:00:00Z"/>
          <w:del w:id="479" w:author="Nikunj Patel | MAQ Software" w:date="2016-03-15T10:48:00Z"/>
          <w:rFonts w:cs="Segoe UI"/>
        </w:rPr>
      </w:pPr>
      <w:ins w:id="480" w:author="Nikunj Patel" w:date="2016-03-09T20:00:00Z">
        <w:del w:id="481" w:author="Nikunj Patel | MAQ Software" w:date="2016-03-15T10:48:00Z">
          <w:r w:rsidRPr="00B818AC" w:rsidDel="006739AD">
            <w:rPr>
              <w:rFonts w:cs="Segoe UI"/>
            </w:rPr>
            <w:delText>ClientSecret</w:delText>
          </w:r>
        </w:del>
      </w:ins>
    </w:p>
    <w:p w14:paraId="235CCBBB" w14:textId="193EF58F" w:rsidR="008215E6" w:rsidRPr="00B818AC" w:rsidDel="006739AD" w:rsidRDefault="008215E6" w:rsidP="008215E6">
      <w:pPr>
        <w:pStyle w:val="ListParagraph"/>
        <w:numPr>
          <w:ilvl w:val="2"/>
          <w:numId w:val="24"/>
        </w:numPr>
        <w:rPr>
          <w:ins w:id="482" w:author="Nikunj Patel" w:date="2016-03-09T20:00:00Z"/>
          <w:del w:id="483" w:author="Nikunj Patel | MAQ Software" w:date="2016-03-15T10:48:00Z"/>
          <w:rFonts w:cs="Segoe UI"/>
        </w:rPr>
      </w:pPr>
      <w:ins w:id="484" w:author="Nikunj Patel" w:date="2016-03-09T20:00:00Z">
        <w:del w:id="485" w:author="Nikunj Patel | MAQ Software" w:date="2016-03-15T10:48:00Z">
          <w:r w:rsidRPr="00B818AC" w:rsidDel="006739AD">
            <w:rPr>
              <w:rFonts w:cs="Segoe UI"/>
            </w:rPr>
            <w:delText>HostedAppHostNameOverride</w:delText>
          </w:r>
        </w:del>
      </w:ins>
    </w:p>
    <w:p w14:paraId="3A008C44" w14:textId="6F6E8040" w:rsidR="008215E6" w:rsidRPr="00B818AC" w:rsidDel="006739AD" w:rsidRDefault="008215E6" w:rsidP="008215E6">
      <w:pPr>
        <w:pStyle w:val="ListParagraph"/>
        <w:numPr>
          <w:ilvl w:val="0"/>
          <w:numId w:val="24"/>
        </w:numPr>
        <w:rPr>
          <w:ins w:id="486" w:author="Nikunj Patel" w:date="2016-03-09T20:00:00Z"/>
          <w:del w:id="487" w:author="Nikunj Patel | MAQ Software" w:date="2016-03-15T10:51:00Z"/>
          <w:rFonts w:cs="Segoe UI"/>
        </w:rPr>
      </w:pPr>
      <w:ins w:id="488" w:author="Nikunj Patel" w:date="2016-03-09T20:00:00Z">
        <w:del w:id="489" w:author="Nikunj Patel | MAQ Software" w:date="2016-03-15T10:51:00Z">
          <w:r w:rsidRPr="00B818AC" w:rsidDel="006739AD">
            <w:rPr>
              <w:rFonts w:cs="Segoe UI"/>
            </w:rPr>
            <w:delText>Microsoft.Legal.MatterCenter.Utility</w:delText>
          </w:r>
        </w:del>
      </w:ins>
    </w:p>
    <w:p w14:paraId="4211E38C" w14:textId="5EAF1282" w:rsidR="008215E6" w:rsidRPr="00B818AC" w:rsidDel="006739AD" w:rsidRDefault="008215E6" w:rsidP="008215E6">
      <w:pPr>
        <w:pStyle w:val="ListParagraph"/>
        <w:numPr>
          <w:ilvl w:val="1"/>
          <w:numId w:val="24"/>
        </w:numPr>
        <w:rPr>
          <w:ins w:id="490" w:author="Nikunj Patel" w:date="2016-03-09T20:00:00Z"/>
          <w:del w:id="491" w:author="Nikunj Patel | MAQ Software" w:date="2016-03-15T10:51:00Z"/>
          <w:rFonts w:cs="Segoe UI"/>
        </w:rPr>
      </w:pPr>
      <w:ins w:id="492" w:author="Nikunj Patel" w:date="2016-03-09T20:00:00Z">
        <w:del w:id="493" w:author="Nikunj Patel | MAQ Software" w:date="2016-03-15T10:51:00Z">
          <w:r w:rsidRPr="00B818AC" w:rsidDel="006739AD">
            <w:rPr>
              <w:rFonts w:cs="Segoe UI"/>
            </w:rPr>
            <w:delText>Contsants.resx</w:delText>
          </w:r>
        </w:del>
      </w:ins>
    </w:p>
    <w:p w14:paraId="43533957" w14:textId="4933D4F3" w:rsidR="008215E6" w:rsidRPr="00B818AC" w:rsidDel="006739AD" w:rsidRDefault="008215E6" w:rsidP="008215E6">
      <w:pPr>
        <w:pStyle w:val="ListParagraph"/>
        <w:numPr>
          <w:ilvl w:val="2"/>
          <w:numId w:val="24"/>
        </w:numPr>
        <w:rPr>
          <w:ins w:id="494" w:author="Nikunj Patel" w:date="2016-03-09T20:00:00Z"/>
          <w:del w:id="495" w:author="Nikunj Patel | MAQ Software" w:date="2016-03-15T10:51:00Z"/>
          <w:rFonts w:cs="Segoe UI"/>
        </w:rPr>
      </w:pPr>
      <w:ins w:id="496" w:author="Nikunj Patel" w:date="2016-03-09T20:00:00Z">
        <w:del w:id="497" w:author="Nikunj Patel | MAQ Software" w:date="2016-03-15T10:51:00Z">
          <w:r w:rsidRPr="00B818AC" w:rsidDel="006739AD">
            <w:rPr>
              <w:rFonts w:cs="Segoe UI"/>
            </w:rPr>
            <w:delText>Provision_Matter_App_URL</w:delText>
          </w:r>
        </w:del>
      </w:ins>
    </w:p>
    <w:p w14:paraId="6ACBA362" w14:textId="35E57154" w:rsidR="008215E6" w:rsidRPr="00B818AC" w:rsidDel="006739AD" w:rsidRDefault="008215E6" w:rsidP="008215E6">
      <w:pPr>
        <w:pStyle w:val="ListParagraph"/>
        <w:numPr>
          <w:ilvl w:val="1"/>
          <w:numId w:val="24"/>
        </w:numPr>
        <w:rPr>
          <w:ins w:id="498" w:author="Nikunj Patel" w:date="2016-03-09T20:00:00Z"/>
          <w:del w:id="499" w:author="Nikunj Patel | MAQ Software" w:date="2016-03-15T10:51:00Z"/>
          <w:rFonts w:cs="Segoe UI"/>
        </w:rPr>
      </w:pPr>
      <w:ins w:id="500" w:author="Nikunj Patel" w:date="2016-03-09T20:00:00Z">
        <w:del w:id="501" w:author="Nikunj Patel | MAQ Software" w:date="2016-03-15T10:51:00Z">
          <w:r w:rsidRPr="00B818AC" w:rsidDel="006739AD">
            <w:rPr>
              <w:rFonts w:cs="Segoe UI"/>
            </w:rPr>
            <w:delText>Log.resx</w:delText>
          </w:r>
        </w:del>
      </w:ins>
    </w:p>
    <w:p w14:paraId="2147CC35" w14:textId="3E629F8B" w:rsidR="008215E6" w:rsidRPr="00B818AC" w:rsidDel="006739AD" w:rsidRDefault="008215E6" w:rsidP="008215E6">
      <w:pPr>
        <w:pStyle w:val="ListParagraph"/>
        <w:numPr>
          <w:ilvl w:val="2"/>
          <w:numId w:val="24"/>
        </w:numPr>
        <w:rPr>
          <w:ins w:id="502" w:author="Nikunj Patel" w:date="2016-03-09T20:00:00Z"/>
          <w:del w:id="503" w:author="Nikunj Patel | MAQ Software" w:date="2016-03-15T10:51:00Z"/>
          <w:rFonts w:cs="Segoe UI"/>
        </w:rPr>
      </w:pPr>
      <w:ins w:id="504" w:author="Nikunj Patel" w:date="2016-03-09T20:00:00Z">
        <w:del w:id="505" w:author="Nikunj Patel | MAQ Software" w:date="2016-03-15T10:51:00Z">
          <w:r w:rsidRPr="00B818AC" w:rsidDel="006739AD">
            <w:rPr>
              <w:rFonts w:cs="Segoe UI"/>
            </w:rPr>
            <w:delText>CloudStorageConnectionString</w:delText>
          </w:r>
        </w:del>
      </w:ins>
    </w:p>
    <w:p w14:paraId="5A71CC6B" w14:textId="5F10638A" w:rsidR="008215E6" w:rsidRPr="00B818AC" w:rsidDel="006739AD" w:rsidRDefault="008215E6" w:rsidP="008215E6">
      <w:pPr>
        <w:pStyle w:val="ListParagraph"/>
        <w:numPr>
          <w:ilvl w:val="2"/>
          <w:numId w:val="24"/>
        </w:numPr>
        <w:rPr>
          <w:ins w:id="506" w:author="Nikunj Patel" w:date="2016-03-09T20:00:00Z"/>
          <w:del w:id="507" w:author="Nikunj Patel | MAQ Software" w:date="2016-03-15T10:51:00Z"/>
          <w:rFonts w:cs="Segoe UI"/>
        </w:rPr>
      </w:pPr>
      <w:ins w:id="508" w:author="Nikunj Patel" w:date="2016-03-09T20:00:00Z">
        <w:del w:id="509" w:author="Nikunj Patel | MAQ Software" w:date="2016-03-15T10:51:00Z">
          <w:r w:rsidRPr="00B818AC" w:rsidDel="006739AD">
            <w:rPr>
              <w:rFonts w:cs="Segoe UI"/>
            </w:rPr>
            <w:delText>UtilityLogTableName</w:delText>
          </w:r>
        </w:del>
      </w:ins>
    </w:p>
    <w:p w14:paraId="5ABC036E" w14:textId="77777777" w:rsidR="008215E6" w:rsidRPr="00B818AC" w:rsidRDefault="008215E6" w:rsidP="008215E6">
      <w:pPr>
        <w:pStyle w:val="ListParagraph"/>
        <w:numPr>
          <w:ilvl w:val="0"/>
          <w:numId w:val="24"/>
        </w:numPr>
        <w:rPr>
          <w:ins w:id="510" w:author="Nikunj Patel" w:date="2016-03-09T20:00:00Z"/>
          <w:rFonts w:cs="Segoe UI"/>
        </w:rPr>
      </w:pPr>
      <w:ins w:id="511" w:author="Nikunj Patel" w:date="2016-03-09T20:00:00Z">
        <w:r w:rsidRPr="00B818AC">
          <w:rPr>
            <w:rFonts w:cs="Segoe UI"/>
          </w:rPr>
          <w:t>Microsoft.Legal.MatterCenter_Office</w:t>
        </w:r>
      </w:ins>
    </w:p>
    <w:p w14:paraId="79DC75A3" w14:textId="77777777" w:rsidR="008215E6" w:rsidRPr="00B818AC" w:rsidRDefault="008215E6" w:rsidP="008215E6">
      <w:pPr>
        <w:pStyle w:val="ListParagraph"/>
        <w:numPr>
          <w:ilvl w:val="1"/>
          <w:numId w:val="24"/>
        </w:numPr>
        <w:rPr>
          <w:ins w:id="512" w:author="Nikunj Patel" w:date="2016-03-09T20:00:00Z"/>
          <w:rFonts w:cs="Segoe UI"/>
        </w:rPr>
      </w:pPr>
      <w:ins w:id="513" w:author="Nikunj Patel" w:date="2016-03-09T20:00:00Z">
        <w:r w:rsidRPr="00B818AC">
          <w:rPr>
            <w:rFonts w:cs="Segoe UI"/>
          </w:rPr>
          <w:t>Microsoft.Legal.MatterCenter_OfficeManifest</w:t>
        </w:r>
      </w:ins>
    </w:p>
    <w:p w14:paraId="1999F6E3" w14:textId="77777777" w:rsidR="008215E6" w:rsidRPr="00B818AC" w:rsidRDefault="008215E6" w:rsidP="008215E6">
      <w:pPr>
        <w:pStyle w:val="ListParagraph"/>
        <w:numPr>
          <w:ilvl w:val="2"/>
          <w:numId w:val="24"/>
        </w:numPr>
        <w:rPr>
          <w:ins w:id="514" w:author="Nikunj Patel" w:date="2016-03-09T20:00:00Z"/>
          <w:rFonts w:cs="Segoe UI"/>
        </w:rPr>
      </w:pPr>
      <w:ins w:id="515" w:author="Nikunj Patel" w:date="2016-03-09T20:00:00Z">
        <w:r w:rsidRPr="00B818AC">
          <w:rPr>
            <w:rFonts w:cs="Segoe UI"/>
          </w:rPr>
          <w:t>Id (Generate GUID with Visual Studio tool)</w:t>
        </w:r>
      </w:ins>
    </w:p>
    <w:p w14:paraId="42A121EE" w14:textId="657B725B" w:rsidR="008215E6" w:rsidRPr="00B818AC" w:rsidDel="006739AD" w:rsidRDefault="008215E6" w:rsidP="008215E6">
      <w:pPr>
        <w:pStyle w:val="ListParagraph"/>
        <w:numPr>
          <w:ilvl w:val="2"/>
          <w:numId w:val="24"/>
        </w:numPr>
        <w:rPr>
          <w:ins w:id="516" w:author="Nikunj Patel" w:date="2016-03-09T20:00:00Z"/>
          <w:del w:id="517" w:author="Nikunj Patel | MAQ Software" w:date="2016-03-15T10:51:00Z"/>
          <w:rFonts w:cs="Segoe UI"/>
        </w:rPr>
      </w:pPr>
      <w:ins w:id="518" w:author="Nikunj Patel" w:date="2016-03-09T20:00:00Z">
        <w:del w:id="519" w:author="Nikunj Patel | MAQ Software" w:date="2016-03-15T10:51:00Z">
          <w:r w:rsidRPr="00B818AC" w:rsidDel="006739AD">
            <w:rPr>
              <w:rFonts w:cs="Segoe UI"/>
            </w:rPr>
            <w:delText>IconURL</w:delText>
          </w:r>
        </w:del>
      </w:ins>
    </w:p>
    <w:p w14:paraId="3A9F7B88" w14:textId="77777777" w:rsidR="008215E6" w:rsidRPr="00B818AC" w:rsidRDefault="008215E6" w:rsidP="008215E6">
      <w:pPr>
        <w:pStyle w:val="ListParagraph"/>
        <w:numPr>
          <w:ilvl w:val="0"/>
          <w:numId w:val="24"/>
        </w:numPr>
        <w:rPr>
          <w:ins w:id="520" w:author="Nikunj Patel" w:date="2016-03-09T20:00:00Z"/>
          <w:rFonts w:cs="Segoe UI"/>
        </w:rPr>
      </w:pPr>
      <w:ins w:id="521" w:author="Nikunj Patel" w:date="2016-03-09T20:00:00Z">
        <w:r w:rsidRPr="00B818AC">
          <w:rPr>
            <w:rFonts w:cs="Segoe UI"/>
          </w:rPr>
          <w:t>Microsoft.Legal.MatterCenter_Outlook</w:t>
        </w:r>
      </w:ins>
    </w:p>
    <w:p w14:paraId="59DB5C16" w14:textId="0EA830A7" w:rsidR="006739AD" w:rsidRPr="006739AD" w:rsidRDefault="008215E6">
      <w:pPr>
        <w:pStyle w:val="ListParagraph"/>
        <w:numPr>
          <w:ilvl w:val="1"/>
          <w:numId w:val="24"/>
        </w:numPr>
        <w:rPr>
          <w:ins w:id="522" w:author="Nikunj Patel" w:date="2016-03-09T20:00:00Z"/>
          <w:rFonts w:cs="Segoe UI"/>
          <w:rPrChange w:id="523" w:author="Nikunj Patel | MAQ Software" w:date="2016-03-15T10:51:00Z">
            <w:rPr>
              <w:ins w:id="524" w:author="Nikunj Patel" w:date="2016-03-09T20:00:00Z"/>
            </w:rPr>
          </w:rPrChange>
        </w:rPr>
      </w:pPr>
      <w:ins w:id="525" w:author="Nikunj Patel" w:date="2016-03-09T20:00:00Z">
        <w:r w:rsidRPr="00B818AC">
          <w:rPr>
            <w:rFonts w:cs="Segoe UI"/>
          </w:rPr>
          <w:lastRenderedPageBreak/>
          <w:t>Microsoft.Legal.MatterCenter_OutlookManifest</w:t>
        </w:r>
      </w:ins>
    </w:p>
    <w:p w14:paraId="6DCC11BF" w14:textId="465BD60C" w:rsidR="008215E6" w:rsidRDefault="008215E6" w:rsidP="008215E6">
      <w:pPr>
        <w:pStyle w:val="ListParagraph"/>
        <w:numPr>
          <w:ilvl w:val="2"/>
          <w:numId w:val="24"/>
        </w:numPr>
        <w:rPr>
          <w:ins w:id="526" w:author="Nikunj Patel | MAQ Software" w:date="2016-03-15T10:51:00Z"/>
          <w:rFonts w:cs="Segoe UI"/>
        </w:rPr>
      </w:pPr>
      <w:ins w:id="527" w:author="Nikunj Patel" w:date="2016-03-09T20:00:00Z">
        <w:r w:rsidRPr="00B818AC">
          <w:rPr>
            <w:rFonts w:cs="Segoe UI"/>
          </w:rPr>
          <w:t>Id (Generate GUID with Visual Studio tool)</w:t>
        </w:r>
      </w:ins>
    </w:p>
    <w:p w14:paraId="4C2F55D0" w14:textId="6BAC49C5" w:rsidR="006739AD" w:rsidRPr="00B818AC" w:rsidDel="006739AD" w:rsidRDefault="006739AD" w:rsidP="008215E6">
      <w:pPr>
        <w:pStyle w:val="ListParagraph"/>
        <w:numPr>
          <w:ilvl w:val="2"/>
          <w:numId w:val="24"/>
        </w:numPr>
        <w:rPr>
          <w:ins w:id="528" w:author="Nikunj Patel" w:date="2016-03-09T20:00:00Z"/>
          <w:del w:id="529" w:author="Nikunj Patel | MAQ Software" w:date="2016-03-15T10:51:00Z"/>
          <w:rFonts w:cs="Segoe UI"/>
        </w:rPr>
      </w:pPr>
    </w:p>
    <w:p w14:paraId="48D1CA7E" w14:textId="7C205DC3" w:rsidR="008215E6" w:rsidRPr="001603AB" w:rsidDel="006739AD" w:rsidRDefault="008215E6" w:rsidP="008215E6">
      <w:pPr>
        <w:pStyle w:val="ListParagraph"/>
        <w:numPr>
          <w:ilvl w:val="2"/>
          <w:numId w:val="24"/>
        </w:numPr>
        <w:rPr>
          <w:ins w:id="530" w:author="Nikunj Patel" w:date="2016-03-09T20:07:00Z"/>
          <w:del w:id="531" w:author="Nikunj Patel | MAQ Software" w:date="2016-03-15T10:51:00Z"/>
          <w:rPrChange w:id="532" w:author="Nikunj Patel" w:date="2016-03-09T20:07:00Z">
            <w:rPr>
              <w:ins w:id="533" w:author="Nikunj Patel" w:date="2016-03-09T20:07:00Z"/>
              <w:del w:id="534" w:author="Nikunj Patel | MAQ Software" w:date="2016-03-15T10:51:00Z"/>
              <w:rFonts w:cs="Segoe UI"/>
            </w:rPr>
          </w:rPrChange>
        </w:rPr>
      </w:pPr>
      <w:ins w:id="535" w:author="Nikunj Patel" w:date="2016-03-09T20:00:00Z">
        <w:del w:id="536" w:author="Nikunj Patel | MAQ Software" w:date="2016-03-15T10:51:00Z">
          <w:r w:rsidRPr="00B818AC" w:rsidDel="006739AD">
            <w:rPr>
              <w:rFonts w:cs="Segoe UI"/>
            </w:rPr>
            <w:delText>IconUrl</w:delText>
          </w:r>
        </w:del>
      </w:ins>
    </w:p>
    <w:p w14:paraId="1E4BF505" w14:textId="77777777" w:rsidR="001603AB" w:rsidRDefault="001603AB" w:rsidP="001603AB">
      <w:pPr>
        <w:pStyle w:val="Heading2"/>
        <w:rPr>
          <w:ins w:id="537" w:author="Nikunj Patel" w:date="2016-03-09T20:07:00Z"/>
          <w:rFonts w:eastAsia="Times New Roman"/>
        </w:rPr>
      </w:pPr>
      <w:bookmarkStart w:id="538" w:name="_Toc445918888"/>
      <w:ins w:id="539" w:author="Nikunj Patel" w:date="2016-03-09T20:07:00Z">
        <w:r w:rsidRPr="00B818AC">
          <w:rPr>
            <w:rFonts w:eastAsia="Times New Roman"/>
          </w:rPr>
          <w:t xml:space="preserve">List of </w:t>
        </w:r>
        <w:r>
          <w:rPr>
            <w:rFonts w:eastAsia="Times New Roman"/>
          </w:rPr>
          <w:t>Configuration</w:t>
        </w:r>
        <w:r w:rsidRPr="00B818AC">
          <w:rPr>
            <w:rFonts w:eastAsia="Times New Roman"/>
          </w:rPr>
          <w:t xml:space="preserve"> files to update in the </w:t>
        </w:r>
        <w:r>
          <w:rPr>
            <w:rFonts w:eastAsia="Times New Roman"/>
          </w:rPr>
          <w:t>Helper Utilities solution</w:t>
        </w:r>
        <w:bookmarkEnd w:id="538"/>
      </w:ins>
    </w:p>
    <w:p w14:paraId="63038BF8" w14:textId="77777777" w:rsidR="001603AB" w:rsidRDefault="001603AB" w:rsidP="001603AB">
      <w:pPr>
        <w:pStyle w:val="ListParagraph"/>
        <w:numPr>
          <w:ilvl w:val="0"/>
          <w:numId w:val="24"/>
        </w:numPr>
        <w:rPr>
          <w:ins w:id="540" w:author="Nikunj Patel" w:date="2016-03-09T20:07:00Z"/>
          <w:rFonts w:cs="Segoe UI"/>
        </w:rPr>
      </w:pPr>
      <w:ins w:id="541" w:author="Nikunj Patel" w:date="2016-03-09T20:07:00Z">
        <w:r w:rsidRPr="00C017D2">
          <w:rPr>
            <w:rFonts w:cs="Segoe UI"/>
          </w:rPr>
          <w:t>Microsoft.Legal.MatterCenter.UploadFile</w:t>
        </w:r>
      </w:ins>
    </w:p>
    <w:p w14:paraId="1A1D8A0E" w14:textId="77777777" w:rsidR="001603AB" w:rsidRPr="00C017D2" w:rsidRDefault="001603AB" w:rsidP="001603AB">
      <w:pPr>
        <w:pStyle w:val="ListParagraph"/>
        <w:numPr>
          <w:ilvl w:val="1"/>
          <w:numId w:val="24"/>
        </w:numPr>
        <w:rPr>
          <w:ins w:id="542" w:author="Nikunj Patel" w:date="2016-03-09T20:07:00Z"/>
          <w:rFonts w:cs="Segoe UI"/>
        </w:rPr>
      </w:pPr>
      <w:ins w:id="543" w:author="Nikunj Patel" w:date="2016-03-09T20:07:00Z">
        <w:r w:rsidRPr="006F5C81">
          <w:rPr>
            <w:rFonts w:cs="Segoe UI"/>
          </w:rPr>
          <w:t>App.config</w:t>
        </w:r>
      </w:ins>
    </w:p>
    <w:p w14:paraId="7A45F035" w14:textId="77777777" w:rsidR="001603AB" w:rsidRPr="00C017D2" w:rsidRDefault="001603AB" w:rsidP="001603AB">
      <w:pPr>
        <w:pStyle w:val="ListParagraph"/>
        <w:numPr>
          <w:ilvl w:val="2"/>
          <w:numId w:val="24"/>
        </w:numPr>
        <w:rPr>
          <w:ins w:id="544" w:author="Nikunj Patel" w:date="2016-03-09T20:07:00Z"/>
          <w:rFonts w:cs="Segoe UI"/>
        </w:rPr>
      </w:pPr>
      <w:ins w:id="545" w:author="Nikunj Patel" w:date="2016-03-09T20:07:00Z">
        <w:r w:rsidRPr="00C017D2">
          <w:rPr>
            <w:rFonts w:cs="Segoe UI"/>
          </w:rPr>
          <w:t>FeedbackLink</w:t>
        </w:r>
      </w:ins>
    </w:p>
    <w:p w14:paraId="07237B7D" w14:textId="2FFBD8BD" w:rsidR="006739AD" w:rsidRPr="006739AD" w:rsidRDefault="001603AB">
      <w:pPr>
        <w:pStyle w:val="ListParagraph"/>
        <w:numPr>
          <w:ilvl w:val="2"/>
          <w:numId w:val="24"/>
        </w:numPr>
        <w:rPr>
          <w:ins w:id="546" w:author="Nikunj Patel" w:date="2016-03-09T20:07:00Z"/>
          <w:rFonts w:cs="Segoe UI"/>
          <w:rPrChange w:id="547" w:author="Nikunj Patel | MAQ Software" w:date="2016-03-15T10:52:00Z">
            <w:rPr>
              <w:ins w:id="548" w:author="Nikunj Patel" w:date="2016-03-09T20:07:00Z"/>
            </w:rPr>
          </w:rPrChange>
        </w:rPr>
      </w:pPr>
      <w:ins w:id="549" w:author="Nikunj Patel" w:date="2016-03-09T20:07:00Z">
        <w:r w:rsidRPr="00C017D2">
          <w:rPr>
            <w:rFonts w:cs="Segoe UI"/>
          </w:rPr>
          <w:t>TermsOfUseLink</w:t>
        </w:r>
      </w:ins>
    </w:p>
    <w:p w14:paraId="3F5A4588" w14:textId="2AE6E226" w:rsidR="001603AB" w:rsidDel="00995F8B" w:rsidRDefault="001603AB" w:rsidP="001603AB">
      <w:pPr>
        <w:pStyle w:val="ListParagraph"/>
        <w:numPr>
          <w:ilvl w:val="2"/>
          <w:numId w:val="24"/>
        </w:numPr>
        <w:rPr>
          <w:ins w:id="550" w:author="Nikunj Patel | MAQ Software" w:date="2016-03-15T10:52:00Z"/>
          <w:del w:id="551" w:author="Swapnil Mirjolkar | MAQ Software" w:date="2016-03-16T19:04:00Z"/>
          <w:rFonts w:cs="Segoe UI"/>
        </w:rPr>
      </w:pPr>
      <w:ins w:id="552" w:author="Nikunj Patel" w:date="2016-03-09T20:07:00Z">
        <w:r w:rsidRPr="00C017D2">
          <w:rPr>
            <w:rFonts w:cs="Segoe UI"/>
          </w:rPr>
          <w:t>PrivacyLink</w:t>
        </w:r>
      </w:ins>
    </w:p>
    <w:p w14:paraId="767EA591" w14:textId="5AD9FB41" w:rsidR="006739AD" w:rsidRPr="00995F8B" w:rsidDel="006739AD" w:rsidRDefault="006739AD" w:rsidP="00995F8B">
      <w:pPr>
        <w:pStyle w:val="ListParagraph"/>
        <w:numPr>
          <w:ilvl w:val="2"/>
          <w:numId w:val="24"/>
        </w:numPr>
        <w:rPr>
          <w:ins w:id="553" w:author="Nikunj Patel" w:date="2016-03-09T20:07:00Z"/>
          <w:del w:id="554" w:author="Nikunj Patel | MAQ Software" w:date="2016-03-15T10:52:00Z"/>
          <w:rFonts w:cs="Segoe UI"/>
          <w:rPrChange w:id="555" w:author="Swapnil Mirjolkar | MAQ Software" w:date="2016-03-16T19:04:00Z">
            <w:rPr>
              <w:ins w:id="556" w:author="Nikunj Patel" w:date="2016-03-09T20:07:00Z"/>
              <w:del w:id="557" w:author="Nikunj Patel | MAQ Software" w:date="2016-03-15T10:52:00Z"/>
              <w:rFonts w:cs="Segoe UI"/>
            </w:rPr>
          </w:rPrChange>
        </w:rPr>
        <w:pPrChange w:id="558" w:author="Swapnil Mirjolkar | MAQ Software" w:date="2016-03-16T19:04:00Z">
          <w:pPr>
            <w:pStyle w:val="ListParagraph"/>
            <w:numPr>
              <w:ilvl w:val="2"/>
              <w:numId w:val="24"/>
            </w:numPr>
            <w:ind w:left="2160" w:hanging="360"/>
          </w:pPr>
        </w:pPrChange>
      </w:pPr>
    </w:p>
    <w:p w14:paraId="052A48E1" w14:textId="579C2602" w:rsidR="001603AB" w:rsidRPr="00C017D2" w:rsidDel="006739AD" w:rsidRDefault="001603AB" w:rsidP="00995F8B">
      <w:pPr>
        <w:pStyle w:val="ListParagraph"/>
        <w:rPr>
          <w:ins w:id="559" w:author="Nikunj Patel" w:date="2016-03-09T20:07:00Z"/>
          <w:del w:id="560" w:author="Nikunj Patel | MAQ Software" w:date="2016-03-15T10:52:00Z"/>
          <w:rFonts w:cs="Segoe UI"/>
        </w:rPr>
        <w:pPrChange w:id="561" w:author="Swapnil Mirjolkar | MAQ Software" w:date="2016-03-16T19:04:00Z">
          <w:pPr>
            <w:pStyle w:val="ListParagraph"/>
            <w:numPr>
              <w:ilvl w:val="2"/>
              <w:numId w:val="24"/>
            </w:numPr>
            <w:ind w:left="2160" w:hanging="360"/>
          </w:pPr>
        </w:pPrChange>
      </w:pPr>
      <w:ins w:id="562" w:author="Nikunj Patel" w:date="2016-03-09T20:07:00Z">
        <w:del w:id="563" w:author="Nikunj Patel | MAQ Software" w:date="2016-03-15T10:52:00Z">
          <w:r w:rsidRPr="00C017D2" w:rsidDel="006739AD">
            <w:rPr>
              <w:rFonts w:cs="Segoe UI"/>
            </w:rPr>
            <w:delText>LogoLink</w:delText>
          </w:r>
        </w:del>
      </w:ins>
    </w:p>
    <w:p w14:paraId="4E60C729" w14:textId="77777777" w:rsidR="001603AB" w:rsidRPr="00F3659F" w:rsidDel="006739AD" w:rsidRDefault="001603AB" w:rsidP="00995F8B">
      <w:pPr>
        <w:pStyle w:val="ListParagraph"/>
        <w:rPr>
          <w:ins w:id="564" w:author="Nikunj Patel" w:date="2016-03-09T20:00:00Z"/>
          <w:del w:id="565" w:author="Nikunj Patel | MAQ Software" w:date="2016-03-15T10:53:00Z"/>
        </w:rPr>
        <w:pPrChange w:id="566" w:author="Swapnil Mirjolkar | MAQ Software" w:date="2016-03-16T19:04:00Z">
          <w:pPr>
            <w:pStyle w:val="ListParagraph"/>
            <w:numPr>
              <w:ilvl w:val="2"/>
              <w:numId w:val="24"/>
            </w:numPr>
            <w:ind w:left="2160" w:hanging="360"/>
          </w:pPr>
        </w:pPrChange>
      </w:pPr>
    </w:p>
    <w:p w14:paraId="0029B662" w14:textId="22DBBFDC" w:rsidR="004B29CC" w:rsidDel="001353D1" w:rsidRDefault="004B29CC" w:rsidP="00995F8B">
      <w:pPr>
        <w:pStyle w:val="ListParagraph"/>
        <w:rPr>
          <w:del w:id="567" w:author="Nikunj Patel" w:date="2016-03-09T20:17:00Z"/>
          <w:rFonts w:eastAsia="Times New Roman" w:cs="Segoe UI"/>
          <w:color w:val="767171" w:themeColor="background2" w:themeShade="80"/>
        </w:rPr>
        <w:pPrChange w:id="568" w:author="Swapnil Mirjolkar | MAQ Software" w:date="2016-03-16T19:04:00Z">
          <w:pPr/>
        </w:pPrChange>
      </w:pPr>
    </w:p>
    <w:p w14:paraId="635C1D75" w14:textId="0E18E19B" w:rsidR="00275288" w:rsidDel="001353D1" w:rsidRDefault="00275288" w:rsidP="00995F8B">
      <w:pPr>
        <w:pStyle w:val="ListParagraph"/>
        <w:rPr>
          <w:del w:id="569" w:author="Nikunj Patel" w:date="2016-03-09T20:17:00Z"/>
          <w:rFonts w:eastAsia="Times New Roman" w:cs="Segoe UI"/>
          <w:color w:val="767171" w:themeColor="background2" w:themeShade="80"/>
        </w:rPr>
        <w:pPrChange w:id="570" w:author="Swapnil Mirjolkar | MAQ Software" w:date="2016-03-16T19:04:00Z">
          <w:pPr/>
        </w:pPrChange>
      </w:pPr>
    </w:p>
    <w:p w14:paraId="6B93AD1B" w14:textId="33B0807B" w:rsidR="00275288" w:rsidDel="001353D1" w:rsidRDefault="00275288" w:rsidP="00995F8B">
      <w:pPr>
        <w:pStyle w:val="ListParagraph"/>
        <w:rPr>
          <w:del w:id="571" w:author="Nikunj Patel" w:date="2016-03-09T20:17:00Z"/>
          <w:rFonts w:eastAsia="Times New Roman" w:cs="Segoe UI"/>
          <w:color w:val="767171" w:themeColor="background2" w:themeShade="80"/>
        </w:rPr>
        <w:pPrChange w:id="572" w:author="Swapnil Mirjolkar | MAQ Software" w:date="2016-03-16T19:04:00Z">
          <w:pPr/>
        </w:pPrChange>
      </w:pPr>
    </w:p>
    <w:p w14:paraId="153DCF45" w14:textId="2AF5710C" w:rsidR="00275288" w:rsidDel="001353D1" w:rsidRDefault="00275288" w:rsidP="00995F8B">
      <w:pPr>
        <w:pStyle w:val="ListParagraph"/>
        <w:rPr>
          <w:del w:id="573" w:author="Nikunj Patel" w:date="2016-03-09T20:17:00Z"/>
          <w:rFonts w:eastAsia="Times New Roman" w:cs="Segoe UI"/>
          <w:color w:val="767171" w:themeColor="background2" w:themeShade="80"/>
        </w:rPr>
        <w:pPrChange w:id="574" w:author="Swapnil Mirjolkar | MAQ Software" w:date="2016-03-16T19:04:00Z">
          <w:pPr/>
        </w:pPrChange>
      </w:pPr>
    </w:p>
    <w:p w14:paraId="24FEB346" w14:textId="7275EDC7" w:rsidR="00275288" w:rsidDel="001353D1" w:rsidRDefault="00275288" w:rsidP="00995F8B">
      <w:pPr>
        <w:pStyle w:val="ListParagraph"/>
        <w:rPr>
          <w:del w:id="575" w:author="Nikunj Patel" w:date="2016-03-09T20:17:00Z"/>
          <w:rFonts w:eastAsia="Times New Roman" w:cs="Segoe UI"/>
          <w:color w:val="767171" w:themeColor="background2" w:themeShade="80"/>
        </w:rPr>
        <w:pPrChange w:id="576" w:author="Swapnil Mirjolkar | MAQ Software" w:date="2016-03-16T19:04:00Z">
          <w:pPr/>
        </w:pPrChange>
      </w:pPr>
    </w:p>
    <w:p w14:paraId="312FE19B" w14:textId="06E9FCEC" w:rsidR="00275288" w:rsidDel="001353D1" w:rsidRDefault="00275288" w:rsidP="00995F8B">
      <w:pPr>
        <w:pStyle w:val="ListParagraph"/>
        <w:rPr>
          <w:del w:id="577" w:author="Nikunj Patel" w:date="2016-03-09T20:17:00Z"/>
          <w:rFonts w:eastAsia="Times New Roman" w:cs="Segoe UI"/>
          <w:color w:val="767171" w:themeColor="background2" w:themeShade="80"/>
        </w:rPr>
        <w:pPrChange w:id="578" w:author="Swapnil Mirjolkar | MAQ Software" w:date="2016-03-16T19:04:00Z">
          <w:pPr/>
        </w:pPrChange>
      </w:pPr>
    </w:p>
    <w:p w14:paraId="5998A7EC" w14:textId="0387A3DE" w:rsidR="00275288" w:rsidDel="001353D1" w:rsidRDefault="00275288" w:rsidP="00995F8B">
      <w:pPr>
        <w:pStyle w:val="ListParagraph"/>
        <w:rPr>
          <w:del w:id="579" w:author="Nikunj Patel" w:date="2016-03-09T20:17:00Z"/>
          <w:rFonts w:eastAsia="Times New Roman" w:cs="Segoe UI"/>
          <w:color w:val="767171" w:themeColor="background2" w:themeShade="80"/>
        </w:rPr>
        <w:pPrChange w:id="580" w:author="Swapnil Mirjolkar | MAQ Software" w:date="2016-03-16T19:04:00Z">
          <w:pPr/>
        </w:pPrChange>
      </w:pPr>
    </w:p>
    <w:p w14:paraId="05A637E5" w14:textId="7E15AACB" w:rsidR="00275288" w:rsidDel="001353D1" w:rsidRDefault="00275288" w:rsidP="00995F8B">
      <w:pPr>
        <w:pStyle w:val="ListParagraph"/>
        <w:rPr>
          <w:del w:id="581" w:author="Nikunj Patel" w:date="2016-03-09T20:17:00Z"/>
          <w:rFonts w:eastAsia="Times New Roman" w:cs="Segoe UI"/>
          <w:color w:val="767171" w:themeColor="background2" w:themeShade="80"/>
        </w:rPr>
        <w:pPrChange w:id="582" w:author="Swapnil Mirjolkar | MAQ Software" w:date="2016-03-16T19:04:00Z">
          <w:pPr/>
        </w:pPrChange>
      </w:pPr>
    </w:p>
    <w:p w14:paraId="20461693" w14:textId="3388954B" w:rsidR="00275288" w:rsidDel="001353D1" w:rsidRDefault="00275288" w:rsidP="00995F8B">
      <w:pPr>
        <w:pStyle w:val="ListParagraph"/>
        <w:rPr>
          <w:del w:id="583" w:author="Nikunj Patel" w:date="2016-03-09T20:17:00Z"/>
          <w:rFonts w:eastAsia="Times New Roman" w:cs="Segoe UI"/>
          <w:color w:val="767171" w:themeColor="background2" w:themeShade="80"/>
        </w:rPr>
        <w:pPrChange w:id="584" w:author="Swapnil Mirjolkar | MAQ Software" w:date="2016-03-16T19:04:00Z">
          <w:pPr/>
        </w:pPrChange>
      </w:pPr>
    </w:p>
    <w:p w14:paraId="19D42EA6" w14:textId="3430D249" w:rsidR="00275288" w:rsidDel="00807D05" w:rsidRDefault="00275288" w:rsidP="00995F8B">
      <w:pPr>
        <w:pStyle w:val="ListParagraph"/>
        <w:rPr>
          <w:del w:id="585" w:author="Swapnil Mirjolkar | MAQ Software" w:date="2016-03-16T19:01:00Z"/>
          <w:rFonts w:eastAsia="Times New Roman" w:cs="Segoe UI"/>
          <w:color w:val="767171" w:themeColor="background2" w:themeShade="80"/>
        </w:rPr>
        <w:pPrChange w:id="586" w:author="Swapnil Mirjolkar | MAQ Software" w:date="2016-03-16T19:04:00Z">
          <w:pPr/>
        </w:pPrChange>
      </w:pPr>
    </w:p>
    <w:p w14:paraId="45B410A3" w14:textId="5B824DA3" w:rsidR="00041FC8" w:rsidDel="000D47F5" w:rsidRDefault="00041FC8" w:rsidP="00995F8B">
      <w:pPr>
        <w:pStyle w:val="ListParagraph"/>
        <w:rPr>
          <w:del w:id="587" w:author="Swapnil Mirjolkar | MAQ Software" w:date="2016-03-16T18:59:00Z"/>
        </w:rPr>
        <w:pPrChange w:id="588" w:author="Swapnil Mirjolkar | MAQ Software" w:date="2016-03-16T19:04:00Z">
          <w:pPr>
            <w:pStyle w:val="Heading1"/>
            <w:tabs>
              <w:tab w:val="left" w:pos="5295"/>
            </w:tabs>
          </w:pPr>
        </w:pPrChange>
      </w:pPr>
    </w:p>
    <w:p w14:paraId="7110F479" w14:textId="05B7183D" w:rsidR="00041FC8" w:rsidDel="000D47F5" w:rsidRDefault="00041FC8" w:rsidP="00995F8B">
      <w:pPr>
        <w:pStyle w:val="ListParagraph"/>
        <w:rPr>
          <w:ins w:id="589" w:author="Nikunj Patel | MAQ Software" w:date="2016-03-15T10:59:00Z"/>
          <w:del w:id="590" w:author="Swapnil Mirjolkar | MAQ Software" w:date="2016-03-16T19:00:00Z"/>
        </w:rPr>
        <w:pPrChange w:id="591" w:author="Swapnil Mirjolkar | MAQ Software" w:date="2016-03-16T19:04:00Z">
          <w:pPr>
            <w:pStyle w:val="Heading1"/>
            <w:tabs>
              <w:tab w:val="left" w:pos="5295"/>
            </w:tabs>
          </w:pPr>
        </w:pPrChange>
      </w:pPr>
    </w:p>
    <w:p w14:paraId="1054D018" w14:textId="45049044" w:rsidR="000B4360" w:rsidDel="00807D05" w:rsidRDefault="000B4360" w:rsidP="00995F8B">
      <w:pPr>
        <w:pStyle w:val="ListParagraph"/>
        <w:rPr>
          <w:del w:id="592" w:author="Swapnil Mirjolkar | MAQ Software" w:date="2016-03-16T19:02:00Z"/>
        </w:rPr>
        <w:pPrChange w:id="593" w:author="Swapnil Mirjolkar | MAQ Software" w:date="2016-03-16T19:04:00Z">
          <w:pPr>
            <w:pStyle w:val="Heading1"/>
            <w:tabs>
              <w:tab w:val="left" w:pos="5295"/>
            </w:tabs>
          </w:pPr>
        </w:pPrChange>
      </w:pPr>
      <w:del w:id="594" w:author="Swapnil Mirjolkar | MAQ Software" w:date="2016-03-16T19:02:00Z">
        <w:r w:rsidRPr="005533B0" w:rsidDel="00807D05">
          <w:delText>Troubleshooting Deployment Issues</w:delText>
        </w:r>
      </w:del>
    </w:p>
    <w:p w14:paraId="415F80BC" w14:textId="0EB53B9F" w:rsidR="009E08C2" w:rsidRPr="005533B0" w:rsidDel="00807D05" w:rsidRDefault="009E08C2" w:rsidP="00995F8B">
      <w:pPr>
        <w:pStyle w:val="ListParagraph"/>
        <w:rPr>
          <w:del w:id="595" w:author="Swapnil Mirjolkar | MAQ Software" w:date="2016-03-16T19:02:00Z"/>
        </w:rPr>
        <w:pPrChange w:id="596" w:author="Swapnil Mirjolkar | MAQ Software" w:date="2016-03-16T19:04:00Z">
          <w:pPr/>
        </w:pPrChange>
      </w:pPr>
    </w:p>
    <w:p w14:paraId="20BFDF7E" w14:textId="412E149C" w:rsidR="000B4360" w:rsidRPr="005533B0" w:rsidDel="00807D05" w:rsidRDefault="000B4360" w:rsidP="00995F8B">
      <w:pPr>
        <w:pStyle w:val="ListParagraph"/>
        <w:rPr>
          <w:del w:id="597" w:author="Swapnil Mirjolkar | MAQ Software" w:date="2016-03-16T19:02:00Z"/>
          <w:rFonts w:cs="Segoe UI"/>
        </w:rPr>
        <w:pPrChange w:id="598" w:author="Swapnil Mirjolkar | MAQ Software" w:date="2016-03-16T19:04:00Z">
          <w:pPr>
            <w:pStyle w:val="ListNumber"/>
            <w:numPr>
              <w:ilvl w:val="1"/>
              <w:numId w:val="45"/>
            </w:numPr>
            <w:tabs>
              <w:tab w:val="clear" w:pos="360"/>
            </w:tabs>
            <w:ind w:left="1440"/>
          </w:pPr>
        </w:pPrChange>
      </w:pPr>
      <w:del w:id="599" w:author="Swapnil Mirjolkar | MAQ Software" w:date="2016-03-16T19:02:00Z">
        <w:r w:rsidRPr="005533B0" w:rsidDel="00807D05">
          <w:rPr>
            <w:rFonts w:cs="Segoe UI"/>
          </w:rPr>
          <w:delText>Failed to install Exchange app</w:delText>
        </w:r>
      </w:del>
    </w:p>
    <w:p w14:paraId="7BEDB624" w14:textId="73BAD192" w:rsidR="000B4360" w:rsidDel="00807D05" w:rsidRDefault="000B4360" w:rsidP="00995F8B">
      <w:pPr>
        <w:pStyle w:val="ListParagraph"/>
        <w:rPr>
          <w:del w:id="600" w:author="Swapnil Mirjolkar | MAQ Software" w:date="2016-03-16T19:02:00Z"/>
          <w:rFonts w:eastAsia="Times New Roman" w:cs="Segoe UI"/>
          <w:color w:val="767171" w:themeColor="background2" w:themeShade="80"/>
        </w:rPr>
        <w:pPrChange w:id="601" w:author="Swapnil Mirjolkar | MAQ Software" w:date="2016-03-16T19:04:00Z">
          <w:pPr/>
        </w:pPrChange>
      </w:pPr>
      <w:del w:id="602" w:author="Swapnil Mirjolkar | MAQ Software" w:date="2016-03-16T19:02:00Z">
        <w:r w:rsidRPr="009A052E" w:rsidDel="00807D05">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913463" cy="1993565"/>
                      </a:xfrm>
                      <a:prstGeom prst="rect">
                        <a:avLst/>
                      </a:prstGeom>
                    </pic:spPr>
                  </pic:pic>
                </a:graphicData>
              </a:graphic>
            </wp:inline>
          </w:drawing>
        </w:r>
      </w:del>
    </w:p>
    <w:p w14:paraId="562696B5" w14:textId="386FD4FA" w:rsidR="000B4360" w:rsidRPr="00B818AC" w:rsidRDefault="000B4360" w:rsidP="00995F8B">
      <w:pPr>
        <w:pStyle w:val="ListParagraph"/>
        <w:numPr>
          <w:ilvl w:val="2"/>
          <w:numId w:val="24"/>
        </w:numPr>
        <w:rPr>
          <w:rFonts w:eastAsia="Times New Roman" w:cs="Segoe UI"/>
          <w:color w:val="767171" w:themeColor="background2" w:themeShade="80"/>
        </w:rPr>
        <w:pPrChange w:id="603" w:author="Swapnil Mirjolkar | MAQ Software" w:date="2016-03-16T19:04:00Z">
          <w:pPr/>
        </w:pPrChange>
      </w:pPr>
      <w:del w:id="604" w:author="Swapnil Mirjolkar | MAQ Software" w:date="2016-03-16T19:02:00Z">
        <w:r w:rsidRPr="005533B0" w:rsidDel="00807D05">
          <w:rPr>
            <w:rFonts w:cs="Segoe UI"/>
          </w:rPr>
          <w:delText>Resolution: Setup Outlook account of the user of which exchange credentials are used during deployment.</w:delText>
        </w:r>
      </w:del>
    </w:p>
    <w:sectPr w:rsidR="000B4360" w:rsidRPr="00B818AC" w:rsidSect="00215826">
      <w:footerReference w:type="default" r:id="rId10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F3FFE7" w14:textId="77777777" w:rsidR="00133A99" w:rsidRDefault="00133A99" w:rsidP="009F5667">
      <w:pPr>
        <w:spacing w:after="0" w:line="240" w:lineRule="auto"/>
      </w:pPr>
      <w:r>
        <w:separator/>
      </w:r>
    </w:p>
  </w:endnote>
  <w:endnote w:type="continuationSeparator" w:id="0">
    <w:p w14:paraId="49020979" w14:textId="77777777" w:rsidR="00133A99" w:rsidRDefault="00133A99" w:rsidP="009F5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6D0C6CC8" w:rsidR="008528B4" w:rsidRDefault="008528B4">
        <w:pPr>
          <w:pStyle w:val="Footer"/>
          <w:jc w:val="right"/>
        </w:pPr>
        <w:r>
          <w:fldChar w:fldCharType="begin"/>
        </w:r>
        <w:r>
          <w:instrText xml:space="preserve"> PAGE   \* MERGEFORMAT </w:instrText>
        </w:r>
        <w:r>
          <w:fldChar w:fldCharType="separate"/>
        </w:r>
        <w:r w:rsidR="00660209">
          <w:rPr>
            <w:noProof/>
          </w:rPr>
          <w:t>3</w:t>
        </w:r>
        <w:r>
          <w:rPr>
            <w:noProof/>
          </w:rPr>
          <w:fldChar w:fldCharType="end"/>
        </w:r>
      </w:p>
    </w:sdtContent>
  </w:sdt>
  <w:p w14:paraId="10A4F28E" w14:textId="77777777" w:rsidR="008528B4" w:rsidRDefault="008528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EA26DE" w14:textId="77777777" w:rsidR="00133A99" w:rsidRDefault="00133A99" w:rsidP="009F5667">
      <w:pPr>
        <w:spacing w:after="0" w:line="240" w:lineRule="auto"/>
      </w:pPr>
      <w:r>
        <w:separator/>
      </w:r>
    </w:p>
  </w:footnote>
  <w:footnote w:type="continuationSeparator" w:id="0">
    <w:p w14:paraId="2700A029" w14:textId="77777777" w:rsidR="00133A99" w:rsidRDefault="00133A99" w:rsidP="009F5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F8C4FA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1"/>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2"/>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kunj Patel">
    <w15:presenceInfo w15:providerId="Windows Live" w15:userId="cfc0db3529dd395d"/>
  </w15:person>
  <w15:person w15:author="Swapnil Mirjolkar | MAQ Software">
    <w15:presenceInfo w15:providerId="None" w15:userId="Swapnil Mirjolkar | MAQ Software"/>
  </w15:person>
  <w15:person w15:author="Nikunj Patel | MAQ Software">
    <w15:presenceInfo w15:providerId="None" w15:userId="Nikunj Patel | MAQ Softw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269D4"/>
    <w:rsid w:val="0003019E"/>
    <w:rsid w:val="00030EDE"/>
    <w:rsid w:val="00031B79"/>
    <w:rsid w:val="00041FC8"/>
    <w:rsid w:val="00042269"/>
    <w:rsid w:val="0005083A"/>
    <w:rsid w:val="0005320A"/>
    <w:rsid w:val="00063105"/>
    <w:rsid w:val="0007216C"/>
    <w:rsid w:val="00076C84"/>
    <w:rsid w:val="00092DE4"/>
    <w:rsid w:val="000A3E76"/>
    <w:rsid w:val="000B4360"/>
    <w:rsid w:val="000C5D1B"/>
    <w:rsid w:val="000D1EB8"/>
    <w:rsid w:val="000D47F5"/>
    <w:rsid w:val="000F10CB"/>
    <w:rsid w:val="000F1D7F"/>
    <w:rsid w:val="00100CC8"/>
    <w:rsid w:val="001029D2"/>
    <w:rsid w:val="00102E70"/>
    <w:rsid w:val="001050C5"/>
    <w:rsid w:val="0010599F"/>
    <w:rsid w:val="00106062"/>
    <w:rsid w:val="00111046"/>
    <w:rsid w:val="00114A66"/>
    <w:rsid w:val="00121DF4"/>
    <w:rsid w:val="001225FD"/>
    <w:rsid w:val="00126EBD"/>
    <w:rsid w:val="00133A99"/>
    <w:rsid w:val="001353D1"/>
    <w:rsid w:val="001431B3"/>
    <w:rsid w:val="001504E9"/>
    <w:rsid w:val="00153D72"/>
    <w:rsid w:val="00154B4E"/>
    <w:rsid w:val="001603AB"/>
    <w:rsid w:val="00165319"/>
    <w:rsid w:val="0016592A"/>
    <w:rsid w:val="00175AE7"/>
    <w:rsid w:val="00190A33"/>
    <w:rsid w:val="001A079C"/>
    <w:rsid w:val="001A4966"/>
    <w:rsid w:val="001B018C"/>
    <w:rsid w:val="001B05B1"/>
    <w:rsid w:val="001B2782"/>
    <w:rsid w:val="001B57FA"/>
    <w:rsid w:val="001B67D0"/>
    <w:rsid w:val="001C1E5E"/>
    <w:rsid w:val="001C566A"/>
    <w:rsid w:val="001C570E"/>
    <w:rsid w:val="001D56DB"/>
    <w:rsid w:val="001D7AA2"/>
    <w:rsid w:val="002045A5"/>
    <w:rsid w:val="00206DF5"/>
    <w:rsid w:val="0020787A"/>
    <w:rsid w:val="00207996"/>
    <w:rsid w:val="002146DC"/>
    <w:rsid w:val="00215826"/>
    <w:rsid w:val="0022194D"/>
    <w:rsid w:val="00233998"/>
    <w:rsid w:val="002357CF"/>
    <w:rsid w:val="00243879"/>
    <w:rsid w:val="00244E9A"/>
    <w:rsid w:val="00253421"/>
    <w:rsid w:val="00261169"/>
    <w:rsid w:val="00265943"/>
    <w:rsid w:val="00275288"/>
    <w:rsid w:val="00291CF1"/>
    <w:rsid w:val="002978E5"/>
    <w:rsid w:val="002A310F"/>
    <w:rsid w:val="002B688E"/>
    <w:rsid w:val="002C5636"/>
    <w:rsid w:val="002E010E"/>
    <w:rsid w:val="002E4779"/>
    <w:rsid w:val="002E4A0A"/>
    <w:rsid w:val="002E71B0"/>
    <w:rsid w:val="002F52F4"/>
    <w:rsid w:val="002F5750"/>
    <w:rsid w:val="003009B7"/>
    <w:rsid w:val="00304A95"/>
    <w:rsid w:val="0032752A"/>
    <w:rsid w:val="00332508"/>
    <w:rsid w:val="003357CF"/>
    <w:rsid w:val="00342029"/>
    <w:rsid w:val="003474FD"/>
    <w:rsid w:val="0034778D"/>
    <w:rsid w:val="00351D56"/>
    <w:rsid w:val="00355929"/>
    <w:rsid w:val="003561AF"/>
    <w:rsid w:val="00356813"/>
    <w:rsid w:val="00357BE3"/>
    <w:rsid w:val="00373D04"/>
    <w:rsid w:val="00375010"/>
    <w:rsid w:val="00377C8C"/>
    <w:rsid w:val="0038119F"/>
    <w:rsid w:val="00384455"/>
    <w:rsid w:val="00391F7C"/>
    <w:rsid w:val="0039643B"/>
    <w:rsid w:val="003A5541"/>
    <w:rsid w:val="003A6DEC"/>
    <w:rsid w:val="003A73B8"/>
    <w:rsid w:val="003A7492"/>
    <w:rsid w:val="003B47E7"/>
    <w:rsid w:val="003B5996"/>
    <w:rsid w:val="003C272F"/>
    <w:rsid w:val="003C48FD"/>
    <w:rsid w:val="003C6DC5"/>
    <w:rsid w:val="003D6376"/>
    <w:rsid w:val="003D67CB"/>
    <w:rsid w:val="003E5A85"/>
    <w:rsid w:val="003E7B54"/>
    <w:rsid w:val="003E7E08"/>
    <w:rsid w:val="003F4559"/>
    <w:rsid w:val="00404891"/>
    <w:rsid w:val="004078E4"/>
    <w:rsid w:val="00407ED5"/>
    <w:rsid w:val="00414CC5"/>
    <w:rsid w:val="00415AE8"/>
    <w:rsid w:val="00426C46"/>
    <w:rsid w:val="0043230E"/>
    <w:rsid w:val="004407A4"/>
    <w:rsid w:val="004516AA"/>
    <w:rsid w:val="00451DE4"/>
    <w:rsid w:val="0045463E"/>
    <w:rsid w:val="004567E8"/>
    <w:rsid w:val="004755DC"/>
    <w:rsid w:val="00476A2A"/>
    <w:rsid w:val="00482F1D"/>
    <w:rsid w:val="00493164"/>
    <w:rsid w:val="00493E12"/>
    <w:rsid w:val="00494D94"/>
    <w:rsid w:val="00497041"/>
    <w:rsid w:val="004B29CC"/>
    <w:rsid w:val="004B2FD4"/>
    <w:rsid w:val="004B4A84"/>
    <w:rsid w:val="004B538B"/>
    <w:rsid w:val="004C0360"/>
    <w:rsid w:val="004D1A1C"/>
    <w:rsid w:val="004D5493"/>
    <w:rsid w:val="004D6470"/>
    <w:rsid w:val="004E29A8"/>
    <w:rsid w:val="004F0115"/>
    <w:rsid w:val="004F1978"/>
    <w:rsid w:val="004F2DF7"/>
    <w:rsid w:val="004F4642"/>
    <w:rsid w:val="004F4672"/>
    <w:rsid w:val="004F584D"/>
    <w:rsid w:val="0050052F"/>
    <w:rsid w:val="005010FF"/>
    <w:rsid w:val="005056FD"/>
    <w:rsid w:val="00507117"/>
    <w:rsid w:val="005118C6"/>
    <w:rsid w:val="00516045"/>
    <w:rsid w:val="005224E8"/>
    <w:rsid w:val="005225A3"/>
    <w:rsid w:val="0052512C"/>
    <w:rsid w:val="0053009C"/>
    <w:rsid w:val="00531E0E"/>
    <w:rsid w:val="00536E7F"/>
    <w:rsid w:val="005533B0"/>
    <w:rsid w:val="005617D8"/>
    <w:rsid w:val="005719FD"/>
    <w:rsid w:val="005736AA"/>
    <w:rsid w:val="00575E50"/>
    <w:rsid w:val="005840F8"/>
    <w:rsid w:val="00591F67"/>
    <w:rsid w:val="005955B1"/>
    <w:rsid w:val="005A0E08"/>
    <w:rsid w:val="005A4AA8"/>
    <w:rsid w:val="005B4A90"/>
    <w:rsid w:val="005C0763"/>
    <w:rsid w:val="005D22A8"/>
    <w:rsid w:val="005D359E"/>
    <w:rsid w:val="005E5C30"/>
    <w:rsid w:val="005E7A09"/>
    <w:rsid w:val="005F171D"/>
    <w:rsid w:val="005F28AC"/>
    <w:rsid w:val="00605D37"/>
    <w:rsid w:val="0060642C"/>
    <w:rsid w:val="006163E0"/>
    <w:rsid w:val="00622A8A"/>
    <w:rsid w:val="006235E1"/>
    <w:rsid w:val="00641B47"/>
    <w:rsid w:val="00641C10"/>
    <w:rsid w:val="00647336"/>
    <w:rsid w:val="00656557"/>
    <w:rsid w:val="00660209"/>
    <w:rsid w:val="00662487"/>
    <w:rsid w:val="00670EAA"/>
    <w:rsid w:val="006739AD"/>
    <w:rsid w:val="00674CE3"/>
    <w:rsid w:val="0067740E"/>
    <w:rsid w:val="006811DA"/>
    <w:rsid w:val="0068396F"/>
    <w:rsid w:val="00695982"/>
    <w:rsid w:val="0069644E"/>
    <w:rsid w:val="006A787E"/>
    <w:rsid w:val="006C50A4"/>
    <w:rsid w:val="006E3D66"/>
    <w:rsid w:val="006F7316"/>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70485"/>
    <w:rsid w:val="00774E7F"/>
    <w:rsid w:val="00791267"/>
    <w:rsid w:val="007A3459"/>
    <w:rsid w:val="007A4163"/>
    <w:rsid w:val="007A4D39"/>
    <w:rsid w:val="007C0845"/>
    <w:rsid w:val="007E1E1F"/>
    <w:rsid w:val="007E2A8F"/>
    <w:rsid w:val="007E3AED"/>
    <w:rsid w:val="007E3B38"/>
    <w:rsid w:val="008001A7"/>
    <w:rsid w:val="00801C6F"/>
    <w:rsid w:val="008044FB"/>
    <w:rsid w:val="00807D05"/>
    <w:rsid w:val="008118BC"/>
    <w:rsid w:val="00815313"/>
    <w:rsid w:val="008215E6"/>
    <w:rsid w:val="00825170"/>
    <w:rsid w:val="00827748"/>
    <w:rsid w:val="00843868"/>
    <w:rsid w:val="00851890"/>
    <w:rsid w:val="008528B4"/>
    <w:rsid w:val="00852E25"/>
    <w:rsid w:val="00861F4B"/>
    <w:rsid w:val="008709D9"/>
    <w:rsid w:val="0087671E"/>
    <w:rsid w:val="00876B00"/>
    <w:rsid w:val="00890C17"/>
    <w:rsid w:val="00894A66"/>
    <w:rsid w:val="008A3D67"/>
    <w:rsid w:val="008A565D"/>
    <w:rsid w:val="008A6F11"/>
    <w:rsid w:val="008B0B9C"/>
    <w:rsid w:val="008D2049"/>
    <w:rsid w:val="008D56FA"/>
    <w:rsid w:val="008E08FB"/>
    <w:rsid w:val="008E1C07"/>
    <w:rsid w:val="008E1DC9"/>
    <w:rsid w:val="008F1C89"/>
    <w:rsid w:val="008F3C3B"/>
    <w:rsid w:val="008F4D6E"/>
    <w:rsid w:val="008F64C9"/>
    <w:rsid w:val="008F7956"/>
    <w:rsid w:val="008F7E3C"/>
    <w:rsid w:val="0091348B"/>
    <w:rsid w:val="00930382"/>
    <w:rsid w:val="0093397B"/>
    <w:rsid w:val="00941DE7"/>
    <w:rsid w:val="00946A1E"/>
    <w:rsid w:val="00951A50"/>
    <w:rsid w:val="00954A6F"/>
    <w:rsid w:val="00962BA5"/>
    <w:rsid w:val="00965BDA"/>
    <w:rsid w:val="009675DA"/>
    <w:rsid w:val="009720F2"/>
    <w:rsid w:val="00985335"/>
    <w:rsid w:val="00994081"/>
    <w:rsid w:val="00995F8B"/>
    <w:rsid w:val="009A06D9"/>
    <w:rsid w:val="009A114D"/>
    <w:rsid w:val="009B298E"/>
    <w:rsid w:val="009B4C55"/>
    <w:rsid w:val="009C044C"/>
    <w:rsid w:val="009C143D"/>
    <w:rsid w:val="009C6DF4"/>
    <w:rsid w:val="009E08C2"/>
    <w:rsid w:val="009E5633"/>
    <w:rsid w:val="009E725B"/>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52C0E"/>
    <w:rsid w:val="00A64273"/>
    <w:rsid w:val="00A82177"/>
    <w:rsid w:val="00A82797"/>
    <w:rsid w:val="00A82E71"/>
    <w:rsid w:val="00A866B5"/>
    <w:rsid w:val="00A9280A"/>
    <w:rsid w:val="00A9737E"/>
    <w:rsid w:val="00AA2DBB"/>
    <w:rsid w:val="00AA435F"/>
    <w:rsid w:val="00AB083E"/>
    <w:rsid w:val="00AB7F8A"/>
    <w:rsid w:val="00AC01C9"/>
    <w:rsid w:val="00AC7F82"/>
    <w:rsid w:val="00AD111D"/>
    <w:rsid w:val="00AD2D53"/>
    <w:rsid w:val="00AD60AB"/>
    <w:rsid w:val="00AE2E02"/>
    <w:rsid w:val="00AE7FEE"/>
    <w:rsid w:val="00AF119B"/>
    <w:rsid w:val="00B155B8"/>
    <w:rsid w:val="00B177BC"/>
    <w:rsid w:val="00B25823"/>
    <w:rsid w:val="00B35D85"/>
    <w:rsid w:val="00B602B0"/>
    <w:rsid w:val="00B60FB0"/>
    <w:rsid w:val="00B61AAC"/>
    <w:rsid w:val="00B64E51"/>
    <w:rsid w:val="00B736F6"/>
    <w:rsid w:val="00B818AC"/>
    <w:rsid w:val="00B82319"/>
    <w:rsid w:val="00B871F4"/>
    <w:rsid w:val="00B874CC"/>
    <w:rsid w:val="00BA049E"/>
    <w:rsid w:val="00BA57DE"/>
    <w:rsid w:val="00BA6661"/>
    <w:rsid w:val="00BB2325"/>
    <w:rsid w:val="00BB3F7A"/>
    <w:rsid w:val="00BC444B"/>
    <w:rsid w:val="00BD509B"/>
    <w:rsid w:val="00BE3B1C"/>
    <w:rsid w:val="00BE3C43"/>
    <w:rsid w:val="00BE3D55"/>
    <w:rsid w:val="00BF1FEC"/>
    <w:rsid w:val="00C05D53"/>
    <w:rsid w:val="00C131C9"/>
    <w:rsid w:val="00C21C18"/>
    <w:rsid w:val="00C31C0B"/>
    <w:rsid w:val="00C468EA"/>
    <w:rsid w:val="00C56CA9"/>
    <w:rsid w:val="00C6341D"/>
    <w:rsid w:val="00C6570E"/>
    <w:rsid w:val="00C7060D"/>
    <w:rsid w:val="00C90149"/>
    <w:rsid w:val="00C93143"/>
    <w:rsid w:val="00CA231E"/>
    <w:rsid w:val="00CA2EB2"/>
    <w:rsid w:val="00CB63A0"/>
    <w:rsid w:val="00CB7B62"/>
    <w:rsid w:val="00CC1874"/>
    <w:rsid w:val="00CC6B11"/>
    <w:rsid w:val="00CE00EE"/>
    <w:rsid w:val="00CE60EC"/>
    <w:rsid w:val="00CF2E69"/>
    <w:rsid w:val="00CF4E68"/>
    <w:rsid w:val="00D039AE"/>
    <w:rsid w:val="00D16620"/>
    <w:rsid w:val="00D237E2"/>
    <w:rsid w:val="00D340AB"/>
    <w:rsid w:val="00D41AC7"/>
    <w:rsid w:val="00D423B5"/>
    <w:rsid w:val="00D435A3"/>
    <w:rsid w:val="00D4629F"/>
    <w:rsid w:val="00D504D9"/>
    <w:rsid w:val="00D60D18"/>
    <w:rsid w:val="00D61DDE"/>
    <w:rsid w:val="00D66763"/>
    <w:rsid w:val="00D809FA"/>
    <w:rsid w:val="00D94E53"/>
    <w:rsid w:val="00DA065D"/>
    <w:rsid w:val="00DA271A"/>
    <w:rsid w:val="00DA3E28"/>
    <w:rsid w:val="00DA5D47"/>
    <w:rsid w:val="00DA63AF"/>
    <w:rsid w:val="00DB3CC6"/>
    <w:rsid w:val="00DC1105"/>
    <w:rsid w:val="00DD7C28"/>
    <w:rsid w:val="00DE0D6E"/>
    <w:rsid w:val="00DE0FA6"/>
    <w:rsid w:val="00DF1D5B"/>
    <w:rsid w:val="00E04848"/>
    <w:rsid w:val="00E07C8B"/>
    <w:rsid w:val="00E15E16"/>
    <w:rsid w:val="00E263E5"/>
    <w:rsid w:val="00E30CF8"/>
    <w:rsid w:val="00E349AD"/>
    <w:rsid w:val="00E4100C"/>
    <w:rsid w:val="00E4107A"/>
    <w:rsid w:val="00E52F67"/>
    <w:rsid w:val="00E5781A"/>
    <w:rsid w:val="00E57862"/>
    <w:rsid w:val="00E57977"/>
    <w:rsid w:val="00E629F6"/>
    <w:rsid w:val="00E66427"/>
    <w:rsid w:val="00E67977"/>
    <w:rsid w:val="00E71F42"/>
    <w:rsid w:val="00E72081"/>
    <w:rsid w:val="00E87155"/>
    <w:rsid w:val="00E90941"/>
    <w:rsid w:val="00E966FD"/>
    <w:rsid w:val="00EA1493"/>
    <w:rsid w:val="00EA200C"/>
    <w:rsid w:val="00EB624C"/>
    <w:rsid w:val="00EC0B0D"/>
    <w:rsid w:val="00EC31F6"/>
    <w:rsid w:val="00EC6531"/>
    <w:rsid w:val="00ED4C6E"/>
    <w:rsid w:val="00ED764B"/>
    <w:rsid w:val="00EE19B1"/>
    <w:rsid w:val="00EE2EFB"/>
    <w:rsid w:val="00EE4CDE"/>
    <w:rsid w:val="00EE5075"/>
    <w:rsid w:val="00EF0811"/>
    <w:rsid w:val="00EF5A20"/>
    <w:rsid w:val="00EF6C5A"/>
    <w:rsid w:val="00F064A9"/>
    <w:rsid w:val="00F07C85"/>
    <w:rsid w:val="00F131E7"/>
    <w:rsid w:val="00F15494"/>
    <w:rsid w:val="00F24728"/>
    <w:rsid w:val="00F27E47"/>
    <w:rsid w:val="00F3149C"/>
    <w:rsid w:val="00F35508"/>
    <w:rsid w:val="00F52405"/>
    <w:rsid w:val="00F52D4C"/>
    <w:rsid w:val="00F54A1C"/>
    <w:rsid w:val="00F557C2"/>
    <w:rsid w:val="00F573AF"/>
    <w:rsid w:val="00F60894"/>
    <w:rsid w:val="00F62EE1"/>
    <w:rsid w:val="00F678EF"/>
    <w:rsid w:val="00F73754"/>
    <w:rsid w:val="00F83FAD"/>
    <w:rsid w:val="00FA40E0"/>
    <w:rsid w:val="00FA5914"/>
    <w:rsid w:val="00FA61F0"/>
    <w:rsid w:val="00FA662E"/>
    <w:rsid w:val="00FB4F1C"/>
    <w:rsid w:val="00FD4A51"/>
    <w:rsid w:val="00FE0958"/>
    <w:rsid w:val="00FE3932"/>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portal.azure.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portal.azure.com/" TargetMode="External"/><Relationship Id="rId89" Type="http://schemas.openxmlformats.org/officeDocument/2006/relationships/image" Target="media/image64.png"/><Relationship Id="rId16" Type="http://schemas.openxmlformats.org/officeDocument/2006/relationships/hyperlink" Target="http://aka.ms/webpi-azps" TargetMode="External"/><Relationship Id="rId11" Type="http://schemas.openxmlformats.org/officeDocument/2006/relationships/hyperlink" Target="http://www.windowsazure.com/en-us/documentation/articles/web-sites-scale/"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manage.windowsazure.com" TargetMode="External"/><Relationship Id="rId79" Type="http://schemas.openxmlformats.org/officeDocument/2006/relationships/image" Target="media/image56.png"/><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hyperlink" Target="https://portal.azure.com/"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7.png"/><Relationship Id="rId85" Type="http://schemas.openxmlformats.org/officeDocument/2006/relationships/image" Target="media/image60.png"/><Relationship Id="rId12" Type="http://schemas.openxmlformats.org/officeDocument/2006/relationships/hyperlink" Target="http://www.windowsazure.com/en-us/pricing/details/web-sites/"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mysharepointtenant-my.sharepoint.com"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hyperlink" Target="https://portal.azure.com/"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in/download/details.aspx?id=256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technet.microsoft.com/en-us/library/hh967642"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myexampletenant.sharepoint.com/sites/contentTypeHub" TargetMode="External"/><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image" Target="media/image7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office.microsoft.com/en-us/business/compare-all-office-365-for-business-plans-FX104051403.aspx" TargetMode="External"/><Relationship Id="rId13" Type="http://schemas.openxmlformats.org/officeDocument/2006/relationships/hyperlink" Target="http://www.windowsazure.com/en-us/documentation/articles/web-sites-scale/" TargetMode="External"/><Relationship Id="rId18" Type="http://schemas.openxmlformats.org/officeDocument/2006/relationships/hyperlink" Target="https://portal.azure.com/"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mysharepointtenant-admin.sharepoint.com" TargetMode="External"/><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2.png"/><Relationship Id="rId61" Type="http://schemas.openxmlformats.org/officeDocument/2006/relationships/image" Target="media/image40.png"/><Relationship Id="rId82" Type="http://schemas.openxmlformats.org/officeDocument/2006/relationships/hyperlink" Target="https://mysharepointtenant-admin.sharepoint.com" TargetMode="External"/><Relationship Id="rId19" Type="http://schemas.openxmlformats.org/officeDocument/2006/relationships/image" Target="media/image1.png"/><Relationship Id="rId14" Type="http://schemas.openxmlformats.org/officeDocument/2006/relationships/hyperlink" Target="http://www.microsoft.com/en-us/download/details.aspx?id=35588"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footer" Target="footer1.xml"/><Relationship Id="rId8" Type="http://schemas.openxmlformats.org/officeDocument/2006/relationships/hyperlink" Target="https://products.office.com/en-us/business/office-365-enterprise-e3-business-software" TargetMode="Externa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67.png"/><Relationship Id="rId98" Type="http://schemas.openxmlformats.org/officeDocument/2006/relationships/image" Target="media/image7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8D3B0-B083-4AAB-868F-CB699F127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68</Pages>
  <Words>5408</Words>
  <Characters>30829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Swapnil Mirjolkar | MAQ Software</cp:lastModifiedBy>
  <cp:revision>185</cp:revision>
  <dcterms:created xsi:type="dcterms:W3CDTF">2016-03-02T06:46:00Z</dcterms:created>
  <dcterms:modified xsi:type="dcterms:W3CDTF">2016-03-16T13:42:00Z</dcterms:modified>
</cp:coreProperties>
</file>