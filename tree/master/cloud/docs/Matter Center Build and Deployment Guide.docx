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4C6B9EC4" w14:textId="625F6E8B" w:rsidR="008A565D" w:rsidRDefault="00342029">
          <w:pPr>
            <w:pStyle w:val="TOC1"/>
            <w:tabs>
              <w:tab w:val="right" w:leader="dot" w:pos="12950"/>
            </w:tabs>
            <w:rPr>
              <w:rFonts w:asciiTheme="minorHAnsi" w:eastAsiaTheme="minorEastAsia" w:hAnsiTheme="minorHAnsi"/>
              <w:b w:val="0"/>
              <w:noProof/>
            </w:rPr>
          </w:pPr>
          <w:r>
            <w:fldChar w:fldCharType="begin"/>
          </w:r>
          <w:r>
            <w:instrText xml:space="preserve"> TOC \o "1-3" \h \z \u </w:instrText>
          </w:r>
          <w:r>
            <w:fldChar w:fldCharType="separate"/>
          </w:r>
          <w:hyperlink w:anchor="_Toc438060985" w:history="1">
            <w:r w:rsidR="008A565D" w:rsidRPr="00D06108">
              <w:rPr>
                <w:rStyle w:val="Hyperlink"/>
                <w:noProof/>
              </w:rPr>
              <w:t>Matter Center deployment</w:t>
            </w:r>
            <w:r w:rsidR="008A565D">
              <w:rPr>
                <w:noProof/>
                <w:webHidden/>
              </w:rPr>
              <w:tab/>
            </w:r>
            <w:r w:rsidR="008A565D">
              <w:rPr>
                <w:noProof/>
                <w:webHidden/>
              </w:rPr>
              <w:fldChar w:fldCharType="begin"/>
            </w:r>
            <w:r w:rsidR="008A565D">
              <w:rPr>
                <w:noProof/>
                <w:webHidden/>
              </w:rPr>
              <w:instrText xml:space="preserve"> PAGEREF _Toc438060985 \h </w:instrText>
            </w:r>
            <w:r w:rsidR="008A565D">
              <w:rPr>
                <w:noProof/>
                <w:webHidden/>
              </w:rPr>
            </w:r>
            <w:r w:rsidR="008A565D">
              <w:rPr>
                <w:noProof/>
                <w:webHidden/>
              </w:rPr>
              <w:fldChar w:fldCharType="separate"/>
            </w:r>
            <w:r w:rsidR="008A565D">
              <w:rPr>
                <w:noProof/>
                <w:webHidden/>
              </w:rPr>
              <w:t>3</w:t>
            </w:r>
            <w:r w:rsidR="008A565D">
              <w:rPr>
                <w:noProof/>
                <w:webHidden/>
              </w:rPr>
              <w:fldChar w:fldCharType="end"/>
            </w:r>
          </w:hyperlink>
        </w:p>
        <w:p w14:paraId="57B69021" w14:textId="48BC569B" w:rsidR="008A565D" w:rsidRDefault="00E966FD">
          <w:pPr>
            <w:pStyle w:val="TOC2"/>
            <w:tabs>
              <w:tab w:val="right" w:leader="dot" w:pos="12950"/>
            </w:tabs>
            <w:rPr>
              <w:rFonts w:asciiTheme="minorHAnsi" w:eastAsiaTheme="minorEastAsia" w:hAnsiTheme="minorHAnsi"/>
              <w:noProof/>
            </w:rPr>
          </w:pPr>
          <w:hyperlink w:anchor="_Toc438060986" w:history="1">
            <w:r w:rsidR="008A565D" w:rsidRPr="00D06108">
              <w:rPr>
                <w:rStyle w:val="Hyperlink"/>
                <w:rFonts w:eastAsia="Times New Roman"/>
                <w:noProof/>
              </w:rPr>
              <w:t>Pre-requisites</w:t>
            </w:r>
            <w:r w:rsidR="008A565D">
              <w:rPr>
                <w:noProof/>
                <w:webHidden/>
              </w:rPr>
              <w:tab/>
            </w:r>
            <w:r w:rsidR="008A565D">
              <w:rPr>
                <w:noProof/>
                <w:webHidden/>
              </w:rPr>
              <w:fldChar w:fldCharType="begin"/>
            </w:r>
            <w:r w:rsidR="008A565D">
              <w:rPr>
                <w:noProof/>
                <w:webHidden/>
              </w:rPr>
              <w:instrText xml:space="preserve"> PAGEREF _Toc438060986 \h </w:instrText>
            </w:r>
            <w:r w:rsidR="008A565D">
              <w:rPr>
                <w:noProof/>
                <w:webHidden/>
              </w:rPr>
            </w:r>
            <w:r w:rsidR="008A565D">
              <w:rPr>
                <w:noProof/>
                <w:webHidden/>
              </w:rPr>
              <w:fldChar w:fldCharType="separate"/>
            </w:r>
            <w:r w:rsidR="008A565D">
              <w:rPr>
                <w:noProof/>
                <w:webHidden/>
              </w:rPr>
              <w:t>3</w:t>
            </w:r>
            <w:r w:rsidR="008A565D">
              <w:rPr>
                <w:noProof/>
                <w:webHidden/>
              </w:rPr>
              <w:fldChar w:fldCharType="end"/>
            </w:r>
          </w:hyperlink>
        </w:p>
        <w:p w14:paraId="11C43468" w14:textId="260F3998" w:rsidR="008A565D" w:rsidRDefault="00E966FD">
          <w:pPr>
            <w:pStyle w:val="TOC2"/>
            <w:tabs>
              <w:tab w:val="right" w:leader="dot" w:pos="12950"/>
            </w:tabs>
            <w:rPr>
              <w:rFonts w:asciiTheme="minorHAnsi" w:eastAsiaTheme="minorEastAsia" w:hAnsiTheme="minorHAnsi"/>
              <w:noProof/>
            </w:rPr>
          </w:pPr>
          <w:hyperlink w:anchor="_Toc438060987" w:history="1">
            <w:r w:rsidR="008A565D" w:rsidRPr="00D06108">
              <w:rPr>
                <w:rStyle w:val="Hyperlink"/>
                <w:noProof/>
              </w:rPr>
              <w:t>Deployment steps</w:t>
            </w:r>
            <w:r w:rsidR="008A565D">
              <w:rPr>
                <w:noProof/>
                <w:webHidden/>
              </w:rPr>
              <w:tab/>
            </w:r>
            <w:r w:rsidR="008A565D">
              <w:rPr>
                <w:noProof/>
                <w:webHidden/>
              </w:rPr>
              <w:fldChar w:fldCharType="begin"/>
            </w:r>
            <w:r w:rsidR="008A565D">
              <w:rPr>
                <w:noProof/>
                <w:webHidden/>
              </w:rPr>
              <w:instrText xml:space="preserve"> PAGEREF _Toc438060987 \h </w:instrText>
            </w:r>
            <w:r w:rsidR="008A565D">
              <w:rPr>
                <w:noProof/>
                <w:webHidden/>
              </w:rPr>
            </w:r>
            <w:r w:rsidR="008A565D">
              <w:rPr>
                <w:noProof/>
                <w:webHidden/>
              </w:rPr>
              <w:fldChar w:fldCharType="separate"/>
            </w:r>
            <w:r w:rsidR="008A565D">
              <w:rPr>
                <w:noProof/>
                <w:webHidden/>
              </w:rPr>
              <w:t>6</w:t>
            </w:r>
            <w:r w:rsidR="008A565D">
              <w:rPr>
                <w:noProof/>
                <w:webHidden/>
              </w:rPr>
              <w:fldChar w:fldCharType="end"/>
            </w:r>
          </w:hyperlink>
        </w:p>
        <w:p w14:paraId="2F1B3B45" w14:textId="07DD8C80" w:rsidR="008A565D" w:rsidRDefault="00E966FD">
          <w:pPr>
            <w:pStyle w:val="TOC1"/>
            <w:tabs>
              <w:tab w:val="right" w:leader="dot" w:pos="12950"/>
            </w:tabs>
            <w:rPr>
              <w:rFonts w:asciiTheme="minorHAnsi" w:eastAsiaTheme="minorEastAsia" w:hAnsiTheme="minorHAnsi"/>
              <w:b w:val="0"/>
              <w:noProof/>
            </w:rPr>
          </w:pPr>
          <w:hyperlink w:anchor="_Toc438060988" w:history="1">
            <w:r w:rsidR="008A565D" w:rsidRPr="00D06108">
              <w:rPr>
                <w:rStyle w:val="Hyperlink"/>
                <w:noProof/>
              </w:rPr>
              <w:t>Appendix A</w:t>
            </w:r>
            <w:r w:rsidR="008A565D">
              <w:rPr>
                <w:noProof/>
                <w:webHidden/>
              </w:rPr>
              <w:tab/>
            </w:r>
            <w:r w:rsidR="008A565D">
              <w:rPr>
                <w:noProof/>
                <w:webHidden/>
              </w:rPr>
              <w:fldChar w:fldCharType="begin"/>
            </w:r>
            <w:r w:rsidR="008A565D">
              <w:rPr>
                <w:noProof/>
                <w:webHidden/>
              </w:rPr>
              <w:instrText xml:space="preserve"> PAGEREF _Toc438060988 \h </w:instrText>
            </w:r>
            <w:r w:rsidR="008A565D">
              <w:rPr>
                <w:noProof/>
                <w:webHidden/>
              </w:rPr>
            </w:r>
            <w:r w:rsidR="008A565D">
              <w:rPr>
                <w:noProof/>
                <w:webHidden/>
              </w:rPr>
              <w:fldChar w:fldCharType="separate"/>
            </w:r>
            <w:r w:rsidR="008A565D">
              <w:rPr>
                <w:noProof/>
                <w:webHidden/>
              </w:rPr>
              <w:t>24</w:t>
            </w:r>
            <w:r w:rsidR="008A565D">
              <w:rPr>
                <w:noProof/>
                <w:webHidden/>
              </w:rPr>
              <w:fldChar w:fldCharType="end"/>
            </w:r>
          </w:hyperlink>
        </w:p>
        <w:p w14:paraId="42BD9677" w14:textId="14C7DD8C" w:rsidR="008A565D" w:rsidRDefault="00E966FD">
          <w:pPr>
            <w:pStyle w:val="TOC2"/>
            <w:tabs>
              <w:tab w:val="right" w:leader="dot" w:pos="12950"/>
            </w:tabs>
            <w:rPr>
              <w:rFonts w:asciiTheme="minorHAnsi" w:eastAsiaTheme="minorEastAsia" w:hAnsiTheme="minorHAnsi"/>
              <w:noProof/>
            </w:rPr>
          </w:pPr>
          <w:hyperlink w:anchor="_Toc438060989" w:history="1">
            <w:r w:rsidR="008A565D" w:rsidRPr="00D06108">
              <w:rPr>
                <w:rStyle w:val="Hyperlink"/>
                <w:rFonts w:eastAsia="Times New Roman"/>
                <w:noProof/>
              </w:rPr>
              <w:t>Adding new client to the Tenant</w:t>
            </w:r>
            <w:r w:rsidR="008A565D">
              <w:rPr>
                <w:noProof/>
                <w:webHidden/>
              </w:rPr>
              <w:tab/>
            </w:r>
            <w:r w:rsidR="008A565D">
              <w:rPr>
                <w:noProof/>
                <w:webHidden/>
              </w:rPr>
              <w:fldChar w:fldCharType="begin"/>
            </w:r>
            <w:r w:rsidR="008A565D">
              <w:rPr>
                <w:noProof/>
                <w:webHidden/>
              </w:rPr>
              <w:instrText xml:space="preserve"> PAGEREF _Toc438060989 \h </w:instrText>
            </w:r>
            <w:r w:rsidR="008A565D">
              <w:rPr>
                <w:noProof/>
                <w:webHidden/>
              </w:rPr>
            </w:r>
            <w:r w:rsidR="008A565D">
              <w:rPr>
                <w:noProof/>
                <w:webHidden/>
              </w:rPr>
              <w:fldChar w:fldCharType="separate"/>
            </w:r>
            <w:r w:rsidR="008A565D">
              <w:rPr>
                <w:noProof/>
                <w:webHidden/>
              </w:rPr>
              <w:t>24</w:t>
            </w:r>
            <w:r w:rsidR="008A565D">
              <w:rPr>
                <w:noProof/>
                <w:webHidden/>
              </w:rPr>
              <w:fldChar w:fldCharType="end"/>
            </w:r>
          </w:hyperlink>
        </w:p>
        <w:p w14:paraId="7E42293F" w14:textId="10FBD1EC" w:rsidR="008A565D" w:rsidRDefault="00E966FD">
          <w:pPr>
            <w:pStyle w:val="TOC1"/>
            <w:tabs>
              <w:tab w:val="right" w:leader="dot" w:pos="12950"/>
            </w:tabs>
            <w:rPr>
              <w:rFonts w:asciiTheme="minorHAnsi" w:eastAsiaTheme="minorEastAsia" w:hAnsiTheme="minorHAnsi"/>
              <w:b w:val="0"/>
              <w:noProof/>
            </w:rPr>
          </w:pPr>
          <w:hyperlink w:anchor="_Toc438060990" w:history="1">
            <w:r w:rsidR="008A565D" w:rsidRPr="00D06108">
              <w:rPr>
                <w:rStyle w:val="Hyperlink"/>
                <w:noProof/>
              </w:rPr>
              <w:t>Appendix B</w:t>
            </w:r>
            <w:r w:rsidR="008A565D">
              <w:rPr>
                <w:noProof/>
                <w:webHidden/>
              </w:rPr>
              <w:tab/>
            </w:r>
            <w:r w:rsidR="008A565D">
              <w:rPr>
                <w:noProof/>
                <w:webHidden/>
              </w:rPr>
              <w:fldChar w:fldCharType="begin"/>
            </w:r>
            <w:r w:rsidR="008A565D">
              <w:rPr>
                <w:noProof/>
                <w:webHidden/>
              </w:rPr>
              <w:instrText xml:space="preserve"> PAGEREF _Toc438060990 \h </w:instrText>
            </w:r>
            <w:r w:rsidR="008A565D">
              <w:rPr>
                <w:noProof/>
                <w:webHidden/>
              </w:rPr>
            </w:r>
            <w:r w:rsidR="008A565D">
              <w:rPr>
                <w:noProof/>
                <w:webHidden/>
              </w:rPr>
              <w:fldChar w:fldCharType="separate"/>
            </w:r>
            <w:r w:rsidR="008A565D">
              <w:rPr>
                <w:noProof/>
                <w:webHidden/>
              </w:rPr>
              <w:t>45</w:t>
            </w:r>
            <w:r w:rsidR="008A565D">
              <w:rPr>
                <w:noProof/>
                <w:webHidden/>
              </w:rPr>
              <w:fldChar w:fldCharType="end"/>
            </w:r>
          </w:hyperlink>
        </w:p>
        <w:p w14:paraId="4B3543CE" w14:textId="6F5656B3" w:rsidR="008A565D" w:rsidRDefault="00E966FD">
          <w:pPr>
            <w:pStyle w:val="TOC2"/>
            <w:tabs>
              <w:tab w:val="right" w:leader="dot" w:pos="12950"/>
            </w:tabs>
            <w:rPr>
              <w:rFonts w:asciiTheme="minorHAnsi" w:eastAsiaTheme="minorEastAsia" w:hAnsiTheme="minorHAnsi"/>
              <w:noProof/>
            </w:rPr>
          </w:pPr>
          <w:hyperlink w:anchor="_Toc438060991" w:history="1">
            <w:r w:rsidR="008A565D" w:rsidRPr="00D06108">
              <w:rPr>
                <w:rStyle w:val="Hyperlink"/>
                <w:rFonts w:eastAsia="Times New Roman"/>
                <w:noProof/>
              </w:rPr>
              <w:t>Change app settings on Azure</w:t>
            </w:r>
            <w:r w:rsidR="008A565D">
              <w:rPr>
                <w:noProof/>
                <w:webHidden/>
              </w:rPr>
              <w:tab/>
            </w:r>
            <w:r w:rsidR="008A565D">
              <w:rPr>
                <w:noProof/>
                <w:webHidden/>
              </w:rPr>
              <w:fldChar w:fldCharType="begin"/>
            </w:r>
            <w:r w:rsidR="008A565D">
              <w:rPr>
                <w:noProof/>
                <w:webHidden/>
              </w:rPr>
              <w:instrText xml:space="preserve"> PAGEREF _Toc438060991 \h </w:instrText>
            </w:r>
            <w:r w:rsidR="008A565D">
              <w:rPr>
                <w:noProof/>
                <w:webHidden/>
              </w:rPr>
            </w:r>
            <w:r w:rsidR="008A565D">
              <w:rPr>
                <w:noProof/>
                <w:webHidden/>
              </w:rPr>
              <w:fldChar w:fldCharType="separate"/>
            </w:r>
            <w:r w:rsidR="008A565D">
              <w:rPr>
                <w:noProof/>
                <w:webHidden/>
              </w:rPr>
              <w:t>45</w:t>
            </w:r>
            <w:r w:rsidR="008A565D">
              <w:rPr>
                <w:noProof/>
                <w:webHidden/>
              </w:rPr>
              <w:fldChar w:fldCharType="end"/>
            </w:r>
          </w:hyperlink>
        </w:p>
        <w:p w14:paraId="557721A8" w14:textId="59E7D695" w:rsidR="008A565D" w:rsidRDefault="00E966FD">
          <w:pPr>
            <w:pStyle w:val="TOC1"/>
            <w:tabs>
              <w:tab w:val="right" w:leader="dot" w:pos="12950"/>
            </w:tabs>
            <w:rPr>
              <w:rFonts w:asciiTheme="minorHAnsi" w:eastAsiaTheme="minorEastAsia" w:hAnsiTheme="minorHAnsi"/>
              <w:b w:val="0"/>
              <w:noProof/>
            </w:rPr>
          </w:pPr>
          <w:hyperlink w:anchor="_Toc438060992" w:history="1">
            <w:r w:rsidR="008A565D" w:rsidRPr="00D06108">
              <w:rPr>
                <w:rStyle w:val="Hyperlink"/>
                <w:noProof/>
              </w:rPr>
              <w:t>Appendix C</w:t>
            </w:r>
            <w:r w:rsidR="008A565D">
              <w:rPr>
                <w:noProof/>
                <w:webHidden/>
              </w:rPr>
              <w:tab/>
            </w:r>
            <w:r w:rsidR="008A565D">
              <w:rPr>
                <w:noProof/>
                <w:webHidden/>
              </w:rPr>
              <w:fldChar w:fldCharType="begin"/>
            </w:r>
            <w:r w:rsidR="008A565D">
              <w:rPr>
                <w:noProof/>
                <w:webHidden/>
              </w:rPr>
              <w:instrText xml:space="preserve"> PAGEREF _Toc438060992 \h </w:instrText>
            </w:r>
            <w:r w:rsidR="008A565D">
              <w:rPr>
                <w:noProof/>
                <w:webHidden/>
              </w:rPr>
            </w:r>
            <w:r w:rsidR="008A565D">
              <w:rPr>
                <w:noProof/>
                <w:webHidden/>
              </w:rPr>
              <w:fldChar w:fldCharType="separate"/>
            </w:r>
            <w:r w:rsidR="008A565D">
              <w:rPr>
                <w:noProof/>
                <w:webHidden/>
              </w:rPr>
              <w:t>47</w:t>
            </w:r>
            <w:r w:rsidR="008A565D">
              <w:rPr>
                <w:noProof/>
                <w:webHidden/>
              </w:rPr>
              <w:fldChar w:fldCharType="end"/>
            </w:r>
          </w:hyperlink>
        </w:p>
        <w:p w14:paraId="5653127B" w14:textId="66399088" w:rsidR="008A565D" w:rsidRDefault="00E966FD">
          <w:pPr>
            <w:pStyle w:val="TOC2"/>
            <w:tabs>
              <w:tab w:val="right" w:leader="dot" w:pos="12950"/>
            </w:tabs>
            <w:rPr>
              <w:rFonts w:asciiTheme="minorHAnsi" w:eastAsiaTheme="minorEastAsia" w:hAnsiTheme="minorHAnsi"/>
              <w:noProof/>
            </w:rPr>
          </w:pPr>
          <w:hyperlink w:anchor="_Toc438060993" w:history="1">
            <w:r w:rsidR="008A565D" w:rsidRPr="00D06108">
              <w:rPr>
                <w:rStyle w:val="Hyperlink"/>
                <w:rFonts w:eastAsia="Times New Roman"/>
                <w:noProof/>
              </w:rPr>
              <w:t>Publish Content types from Content Type Hub</w:t>
            </w:r>
            <w:r w:rsidR="008A565D">
              <w:rPr>
                <w:noProof/>
                <w:webHidden/>
              </w:rPr>
              <w:tab/>
            </w:r>
            <w:r w:rsidR="008A565D">
              <w:rPr>
                <w:noProof/>
                <w:webHidden/>
              </w:rPr>
              <w:fldChar w:fldCharType="begin"/>
            </w:r>
            <w:r w:rsidR="008A565D">
              <w:rPr>
                <w:noProof/>
                <w:webHidden/>
              </w:rPr>
              <w:instrText xml:space="preserve"> PAGEREF _Toc438060993 \h </w:instrText>
            </w:r>
            <w:r w:rsidR="008A565D">
              <w:rPr>
                <w:noProof/>
                <w:webHidden/>
              </w:rPr>
            </w:r>
            <w:r w:rsidR="008A565D">
              <w:rPr>
                <w:noProof/>
                <w:webHidden/>
              </w:rPr>
              <w:fldChar w:fldCharType="separate"/>
            </w:r>
            <w:r w:rsidR="008A565D">
              <w:rPr>
                <w:noProof/>
                <w:webHidden/>
              </w:rPr>
              <w:t>47</w:t>
            </w:r>
            <w:r w:rsidR="008A565D">
              <w:rPr>
                <w:noProof/>
                <w:webHidden/>
              </w:rPr>
              <w:fldChar w:fldCharType="end"/>
            </w:r>
          </w:hyperlink>
        </w:p>
        <w:p w14:paraId="4BF8DA77" w14:textId="17010E29" w:rsidR="008A565D" w:rsidRDefault="00E966FD">
          <w:pPr>
            <w:pStyle w:val="TOC1"/>
            <w:tabs>
              <w:tab w:val="right" w:leader="dot" w:pos="12950"/>
            </w:tabs>
            <w:rPr>
              <w:rFonts w:asciiTheme="minorHAnsi" w:eastAsiaTheme="minorEastAsia" w:hAnsiTheme="minorHAnsi"/>
              <w:b w:val="0"/>
              <w:noProof/>
            </w:rPr>
          </w:pPr>
          <w:hyperlink w:anchor="_Toc438060994" w:history="1">
            <w:r w:rsidR="008A565D" w:rsidRPr="00D06108">
              <w:rPr>
                <w:rStyle w:val="Hyperlink"/>
                <w:noProof/>
              </w:rPr>
              <w:t>Appendix D</w:t>
            </w:r>
            <w:r w:rsidR="008A565D">
              <w:rPr>
                <w:noProof/>
                <w:webHidden/>
              </w:rPr>
              <w:tab/>
            </w:r>
            <w:r w:rsidR="008A565D">
              <w:rPr>
                <w:noProof/>
                <w:webHidden/>
              </w:rPr>
              <w:fldChar w:fldCharType="begin"/>
            </w:r>
            <w:r w:rsidR="008A565D">
              <w:rPr>
                <w:noProof/>
                <w:webHidden/>
              </w:rPr>
              <w:instrText xml:space="preserve"> PAGEREF _Toc438060994 \h </w:instrText>
            </w:r>
            <w:r w:rsidR="008A565D">
              <w:rPr>
                <w:noProof/>
                <w:webHidden/>
              </w:rPr>
            </w:r>
            <w:r w:rsidR="008A565D">
              <w:rPr>
                <w:noProof/>
                <w:webHidden/>
              </w:rPr>
              <w:fldChar w:fldCharType="separate"/>
            </w:r>
            <w:r w:rsidR="008A565D">
              <w:rPr>
                <w:noProof/>
                <w:webHidden/>
              </w:rPr>
              <w:t>49</w:t>
            </w:r>
            <w:r w:rsidR="008A565D">
              <w:rPr>
                <w:noProof/>
                <w:webHidden/>
              </w:rPr>
              <w:fldChar w:fldCharType="end"/>
            </w:r>
          </w:hyperlink>
        </w:p>
        <w:p w14:paraId="24E1E2A5" w14:textId="18B8D5FC" w:rsidR="008A565D" w:rsidRDefault="00E966FD">
          <w:pPr>
            <w:pStyle w:val="TOC2"/>
            <w:tabs>
              <w:tab w:val="right" w:leader="dot" w:pos="12950"/>
            </w:tabs>
            <w:rPr>
              <w:rFonts w:asciiTheme="minorHAnsi" w:eastAsiaTheme="minorEastAsia" w:hAnsiTheme="minorHAnsi"/>
              <w:noProof/>
            </w:rPr>
          </w:pPr>
          <w:hyperlink w:anchor="_Toc438060995" w:history="1">
            <w:r w:rsidR="008A565D" w:rsidRPr="00D06108">
              <w:rPr>
                <w:rStyle w:val="Hyperlink"/>
                <w:rFonts w:eastAsia="Times New Roman"/>
                <w:noProof/>
              </w:rPr>
              <w:t>Add admin account to term store admin</w:t>
            </w:r>
            <w:r w:rsidR="008A565D">
              <w:rPr>
                <w:noProof/>
                <w:webHidden/>
              </w:rPr>
              <w:tab/>
            </w:r>
            <w:r w:rsidR="008A565D">
              <w:rPr>
                <w:noProof/>
                <w:webHidden/>
              </w:rPr>
              <w:fldChar w:fldCharType="begin"/>
            </w:r>
            <w:r w:rsidR="008A565D">
              <w:rPr>
                <w:noProof/>
                <w:webHidden/>
              </w:rPr>
              <w:instrText xml:space="preserve"> PAGEREF _Toc438060995 \h </w:instrText>
            </w:r>
            <w:r w:rsidR="008A565D">
              <w:rPr>
                <w:noProof/>
                <w:webHidden/>
              </w:rPr>
            </w:r>
            <w:r w:rsidR="008A565D">
              <w:rPr>
                <w:noProof/>
                <w:webHidden/>
              </w:rPr>
              <w:fldChar w:fldCharType="separate"/>
            </w:r>
            <w:r w:rsidR="008A565D">
              <w:rPr>
                <w:noProof/>
                <w:webHidden/>
              </w:rPr>
              <w:t>49</w:t>
            </w:r>
            <w:r w:rsidR="008A565D">
              <w:rPr>
                <w:noProof/>
                <w:webHidden/>
              </w:rPr>
              <w:fldChar w:fldCharType="end"/>
            </w:r>
          </w:hyperlink>
        </w:p>
        <w:p w14:paraId="08C09E80" w14:textId="2F3F8CFB" w:rsidR="008A565D" w:rsidRDefault="00E966FD">
          <w:pPr>
            <w:pStyle w:val="TOC1"/>
            <w:tabs>
              <w:tab w:val="right" w:leader="dot" w:pos="12950"/>
            </w:tabs>
            <w:rPr>
              <w:rFonts w:asciiTheme="minorHAnsi" w:eastAsiaTheme="minorEastAsia" w:hAnsiTheme="minorHAnsi"/>
              <w:b w:val="0"/>
              <w:noProof/>
            </w:rPr>
          </w:pPr>
          <w:hyperlink w:anchor="_Toc438060996" w:history="1">
            <w:r w:rsidR="008A565D" w:rsidRPr="00D06108">
              <w:rPr>
                <w:rStyle w:val="Hyperlink"/>
                <w:noProof/>
              </w:rPr>
              <w:t>Appendix E</w:t>
            </w:r>
            <w:r w:rsidR="008A565D">
              <w:rPr>
                <w:noProof/>
                <w:webHidden/>
              </w:rPr>
              <w:tab/>
            </w:r>
            <w:r w:rsidR="008A565D">
              <w:rPr>
                <w:noProof/>
                <w:webHidden/>
              </w:rPr>
              <w:fldChar w:fldCharType="begin"/>
            </w:r>
            <w:r w:rsidR="008A565D">
              <w:rPr>
                <w:noProof/>
                <w:webHidden/>
              </w:rPr>
              <w:instrText xml:space="preserve"> PAGEREF _Toc438060996 \h </w:instrText>
            </w:r>
            <w:r w:rsidR="008A565D">
              <w:rPr>
                <w:noProof/>
                <w:webHidden/>
              </w:rPr>
            </w:r>
            <w:r w:rsidR="008A565D">
              <w:rPr>
                <w:noProof/>
                <w:webHidden/>
              </w:rPr>
              <w:fldChar w:fldCharType="separate"/>
            </w:r>
            <w:r w:rsidR="008A565D">
              <w:rPr>
                <w:noProof/>
                <w:webHidden/>
              </w:rPr>
              <w:t>50</w:t>
            </w:r>
            <w:r w:rsidR="008A565D">
              <w:rPr>
                <w:noProof/>
                <w:webHidden/>
              </w:rPr>
              <w:fldChar w:fldCharType="end"/>
            </w:r>
          </w:hyperlink>
        </w:p>
        <w:p w14:paraId="608D3DB5" w14:textId="691ACA28" w:rsidR="008A565D" w:rsidRDefault="00E966FD">
          <w:pPr>
            <w:pStyle w:val="TOC2"/>
            <w:tabs>
              <w:tab w:val="right" w:leader="dot" w:pos="12950"/>
            </w:tabs>
            <w:rPr>
              <w:rFonts w:asciiTheme="minorHAnsi" w:eastAsiaTheme="minorEastAsia" w:hAnsiTheme="minorHAnsi"/>
              <w:noProof/>
            </w:rPr>
          </w:pPr>
          <w:hyperlink w:anchor="_Toc438060997" w:history="1">
            <w:r w:rsidR="008A565D" w:rsidRPr="00D06108">
              <w:rPr>
                <w:rStyle w:val="Hyperlink"/>
                <w:rFonts w:eastAsia="Times New Roman"/>
                <w:noProof/>
              </w:rPr>
              <w:t>Steps to create Azure redis cache</w:t>
            </w:r>
            <w:r w:rsidR="008A565D">
              <w:rPr>
                <w:noProof/>
                <w:webHidden/>
              </w:rPr>
              <w:tab/>
            </w:r>
            <w:r w:rsidR="008A565D">
              <w:rPr>
                <w:noProof/>
                <w:webHidden/>
              </w:rPr>
              <w:fldChar w:fldCharType="begin"/>
            </w:r>
            <w:r w:rsidR="008A565D">
              <w:rPr>
                <w:noProof/>
                <w:webHidden/>
              </w:rPr>
              <w:instrText xml:space="preserve"> PAGEREF _Toc438060997 \h </w:instrText>
            </w:r>
            <w:r w:rsidR="008A565D">
              <w:rPr>
                <w:noProof/>
                <w:webHidden/>
              </w:rPr>
            </w:r>
            <w:r w:rsidR="008A565D">
              <w:rPr>
                <w:noProof/>
                <w:webHidden/>
              </w:rPr>
              <w:fldChar w:fldCharType="separate"/>
            </w:r>
            <w:r w:rsidR="008A565D">
              <w:rPr>
                <w:noProof/>
                <w:webHidden/>
              </w:rPr>
              <w:t>50</w:t>
            </w:r>
            <w:r w:rsidR="008A565D">
              <w:rPr>
                <w:noProof/>
                <w:webHidden/>
              </w:rPr>
              <w:fldChar w:fldCharType="end"/>
            </w:r>
          </w:hyperlink>
        </w:p>
        <w:p w14:paraId="25854536" w14:textId="6610DA40" w:rsidR="008A565D" w:rsidRDefault="00E966FD">
          <w:pPr>
            <w:pStyle w:val="TOC2"/>
            <w:tabs>
              <w:tab w:val="right" w:leader="dot" w:pos="12950"/>
            </w:tabs>
            <w:rPr>
              <w:rFonts w:asciiTheme="minorHAnsi" w:eastAsiaTheme="minorEastAsia" w:hAnsiTheme="minorHAnsi"/>
              <w:noProof/>
            </w:rPr>
          </w:pPr>
          <w:hyperlink w:anchor="_Toc438060998" w:history="1">
            <w:r w:rsidR="008A565D" w:rsidRPr="00D06108">
              <w:rPr>
                <w:rStyle w:val="Hyperlink"/>
                <w:noProof/>
              </w:rPr>
              <w:t>Update service’ appsettings</w:t>
            </w:r>
            <w:r w:rsidR="008A565D">
              <w:rPr>
                <w:noProof/>
                <w:webHidden/>
              </w:rPr>
              <w:tab/>
            </w:r>
            <w:r w:rsidR="008A565D">
              <w:rPr>
                <w:noProof/>
                <w:webHidden/>
              </w:rPr>
              <w:fldChar w:fldCharType="begin"/>
            </w:r>
            <w:r w:rsidR="008A565D">
              <w:rPr>
                <w:noProof/>
                <w:webHidden/>
              </w:rPr>
              <w:instrText xml:space="preserve"> PAGEREF _Toc438060998 \h </w:instrText>
            </w:r>
            <w:r w:rsidR="008A565D">
              <w:rPr>
                <w:noProof/>
                <w:webHidden/>
              </w:rPr>
            </w:r>
            <w:r w:rsidR="008A565D">
              <w:rPr>
                <w:noProof/>
                <w:webHidden/>
              </w:rPr>
              <w:fldChar w:fldCharType="separate"/>
            </w:r>
            <w:r w:rsidR="008A565D">
              <w:rPr>
                <w:noProof/>
                <w:webHidden/>
              </w:rPr>
              <w:t>55</w:t>
            </w:r>
            <w:r w:rsidR="008A565D">
              <w:rPr>
                <w:noProof/>
                <w:webHidden/>
              </w:rPr>
              <w:fldChar w:fldCharType="end"/>
            </w:r>
          </w:hyperlink>
        </w:p>
        <w:p w14:paraId="04BCF725" w14:textId="0EF95500" w:rsidR="008A565D" w:rsidRDefault="00E966FD">
          <w:pPr>
            <w:pStyle w:val="TOC1"/>
            <w:tabs>
              <w:tab w:val="right" w:leader="dot" w:pos="12950"/>
            </w:tabs>
            <w:rPr>
              <w:rFonts w:asciiTheme="minorHAnsi" w:eastAsiaTheme="minorEastAsia" w:hAnsiTheme="minorHAnsi"/>
              <w:b w:val="0"/>
              <w:noProof/>
            </w:rPr>
          </w:pPr>
          <w:hyperlink w:anchor="_Toc438060999" w:history="1">
            <w:r w:rsidR="008A565D" w:rsidRPr="00D06108">
              <w:rPr>
                <w:rStyle w:val="Hyperlink"/>
                <w:noProof/>
              </w:rPr>
              <w:t>Appendix F</w:t>
            </w:r>
            <w:r w:rsidR="008A565D">
              <w:rPr>
                <w:noProof/>
                <w:webHidden/>
              </w:rPr>
              <w:tab/>
            </w:r>
            <w:r w:rsidR="008A565D">
              <w:rPr>
                <w:noProof/>
                <w:webHidden/>
              </w:rPr>
              <w:fldChar w:fldCharType="begin"/>
            </w:r>
            <w:r w:rsidR="008A565D">
              <w:rPr>
                <w:noProof/>
                <w:webHidden/>
              </w:rPr>
              <w:instrText xml:space="preserve"> PAGEREF _Toc438060999 \h </w:instrText>
            </w:r>
            <w:r w:rsidR="008A565D">
              <w:rPr>
                <w:noProof/>
                <w:webHidden/>
              </w:rPr>
            </w:r>
            <w:r w:rsidR="008A565D">
              <w:rPr>
                <w:noProof/>
                <w:webHidden/>
              </w:rPr>
              <w:fldChar w:fldCharType="separate"/>
            </w:r>
            <w:r w:rsidR="008A565D">
              <w:rPr>
                <w:noProof/>
                <w:webHidden/>
              </w:rPr>
              <w:t>58</w:t>
            </w:r>
            <w:r w:rsidR="008A565D">
              <w:rPr>
                <w:noProof/>
                <w:webHidden/>
              </w:rPr>
              <w:fldChar w:fldCharType="end"/>
            </w:r>
          </w:hyperlink>
        </w:p>
        <w:p w14:paraId="606207B4" w14:textId="46CD9094" w:rsidR="008A565D" w:rsidRDefault="00E966FD">
          <w:pPr>
            <w:pStyle w:val="TOC2"/>
            <w:tabs>
              <w:tab w:val="right" w:leader="dot" w:pos="12950"/>
            </w:tabs>
            <w:rPr>
              <w:rFonts w:asciiTheme="minorHAnsi" w:eastAsiaTheme="minorEastAsia" w:hAnsiTheme="minorHAnsi"/>
              <w:noProof/>
            </w:rPr>
          </w:pPr>
          <w:hyperlink w:anchor="_Toc438061000" w:history="1">
            <w:r w:rsidR="008A565D" w:rsidRPr="00D06108">
              <w:rPr>
                <w:rStyle w:val="Hyperlink"/>
                <w:rFonts w:eastAsia="Times New Roman"/>
                <w:noProof/>
              </w:rPr>
              <w:t>List of resource files to update in the solution</w:t>
            </w:r>
            <w:r w:rsidR="008A565D">
              <w:rPr>
                <w:noProof/>
                <w:webHidden/>
              </w:rPr>
              <w:tab/>
            </w:r>
            <w:r w:rsidR="008A565D">
              <w:rPr>
                <w:noProof/>
                <w:webHidden/>
              </w:rPr>
              <w:fldChar w:fldCharType="begin"/>
            </w:r>
            <w:r w:rsidR="008A565D">
              <w:rPr>
                <w:noProof/>
                <w:webHidden/>
              </w:rPr>
              <w:instrText xml:space="preserve"> PAGEREF _Toc438061000 \h </w:instrText>
            </w:r>
            <w:r w:rsidR="008A565D">
              <w:rPr>
                <w:noProof/>
                <w:webHidden/>
              </w:rPr>
            </w:r>
            <w:r w:rsidR="008A565D">
              <w:rPr>
                <w:noProof/>
                <w:webHidden/>
              </w:rPr>
              <w:fldChar w:fldCharType="separate"/>
            </w:r>
            <w:r w:rsidR="008A565D">
              <w:rPr>
                <w:noProof/>
                <w:webHidden/>
              </w:rPr>
              <w:t>58</w:t>
            </w:r>
            <w:r w:rsidR="008A565D">
              <w:rPr>
                <w:noProof/>
                <w:webHidden/>
              </w:rPr>
              <w:fldChar w:fldCharType="end"/>
            </w:r>
          </w:hyperlink>
        </w:p>
        <w:p w14:paraId="04840B7C" w14:textId="1E415BCE" w:rsidR="00342029" w:rsidRDefault="00342029" w:rsidP="00342029">
          <w:r>
            <w:rPr>
              <w:b/>
              <w:bCs/>
              <w:noProof/>
            </w:rPr>
            <w:fldChar w:fldCharType="end"/>
          </w:r>
        </w:p>
      </w:sdtContent>
    </w:sdt>
    <w:p w14:paraId="788EB794" w14:textId="77777777" w:rsidR="00215826" w:rsidRDefault="00215826">
      <w:pPr>
        <w:rPr>
          <w:rFonts w:ascii="Segoe UI Light" w:eastAsiaTheme="majorEastAsia" w:hAnsi="Segoe UI Light" w:cs="Segoe UI"/>
          <w:color w:val="5B9BD5" w:themeColor="accent1"/>
          <w:sz w:val="32"/>
          <w:szCs w:val="32"/>
        </w:rPr>
      </w:pPr>
      <w:r>
        <w:br w:type="page"/>
      </w:r>
    </w:p>
    <w:p w14:paraId="3B43B1D6" w14:textId="792C7831" w:rsidR="008E1DC9" w:rsidRDefault="008E1DC9" w:rsidP="00CF4E68">
      <w:pPr>
        <w:pStyle w:val="Heading1"/>
      </w:pPr>
      <w:bookmarkStart w:id="0" w:name="_Toc438060985"/>
      <w:r w:rsidRPr="00B602B0">
        <w:lastRenderedPageBreak/>
        <w:t xml:space="preserve">Matter Center </w:t>
      </w:r>
      <w:r w:rsidR="00F678EF">
        <w:t>d</w:t>
      </w:r>
      <w:r w:rsidRPr="00B602B0">
        <w:t>eployment</w:t>
      </w:r>
      <w:bookmarkEnd w:id="0"/>
      <w:r w:rsidR="002E4779" w:rsidRPr="00B602B0">
        <w:t xml:space="preserve"> </w:t>
      </w:r>
    </w:p>
    <w:p w14:paraId="4EF1029A" w14:textId="1E126141" w:rsidR="00951A50" w:rsidRPr="002E4779" w:rsidRDefault="00951A50" w:rsidP="001029D2">
      <w:pPr>
        <w:pStyle w:val="Heading2"/>
        <w:rPr>
          <w:rFonts w:eastAsia="Times New Roman"/>
        </w:rPr>
      </w:pPr>
      <w:bookmarkStart w:id="1" w:name="_Toc438060986"/>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AF119B" w:rsidP="00B602B0">
            <w:pPr>
              <w:rPr>
                <w:rFonts w:cs="Segoe UI"/>
                <w:sz w:val="20"/>
                <w:szCs w:val="20"/>
              </w:rPr>
            </w:pPr>
            <w:hyperlink r:id="rId8"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E966FD" w:rsidP="00B602B0">
            <w:pPr>
              <w:rPr>
                <w:rFonts w:cs="Segoe UI"/>
                <w:sz w:val="20"/>
                <w:szCs w:val="20"/>
              </w:rPr>
            </w:pPr>
            <w:hyperlink r:id="rId9"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E966FD" w:rsidP="00B602B0">
            <w:pPr>
              <w:rPr>
                <w:rFonts w:cs="Segoe UI"/>
                <w:sz w:val="20"/>
                <w:szCs w:val="20"/>
              </w:rPr>
            </w:pPr>
            <w:hyperlink r:id="rId10" w:history="1">
              <w:r w:rsidR="00B602B0" w:rsidRPr="00B602B0">
                <w:rPr>
                  <w:rStyle w:val="Hyperlink"/>
                  <w:rFonts w:cs="Segoe UI"/>
                  <w:sz w:val="20"/>
                  <w:szCs w:val="20"/>
                </w:rPr>
                <w:t>http://technet.microsoft.com/en-us/library/hh967642</w:t>
              </w:r>
            </w:hyperlink>
          </w:p>
        </w:tc>
      </w:tr>
      <w:tr w:rsidR="00B602B0" w:rsidRPr="00B602B0" w14:paraId="13D63F06" w14:textId="77777777" w:rsidTr="00215826">
        <w:trPr>
          <w:trHeight w:val="557"/>
        </w:trPr>
        <w:tc>
          <w:tcPr>
            <w:tcW w:w="843" w:type="pct"/>
          </w:tcPr>
          <w:p w14:paraId="1146DD7F" w14:textId="24A71E78" w:rsidR="00B602B0" w:rsidRPr="00B602B0" w:rsidRDefault="00B602B0" w:rsidP="00B602B0">
            <w:pPr>
              <w:rPr>
                <w:rFonts w:cs="Segoe UI"/>
                <w:sz w:val="20"/>
                <w:szCs w:val="20"/>
              </w:rPr>
            </w:pPr>
            <w:r w:rsidRPr="00B602B0">
              <w:rPr>
                <w:rFonts w:cs="Segoe UI"/>
                <w:sz w:val="20"/>
                <w:szCs w:val="20"/>
              </w:rPr>
              <w:t>Exchange Online</w:t>
            </w:r>
            <w:r w:rsidR="00C6570E">
              <w:rPr>
                <w:rFonts w:cs="Segoe UI"/>
                <w:sz w:val="20"/>
                <w:szCs w:val="20"/>
              </w:rPr>
              <w:t xml:space="preserve"> </w:t>
            </w:r>
            <w:r w:rsidR="00C6570E" w:rsidRPr="00B602B0">
              <w:rPr>
                <w:rFonts w:cs="Segoe UI"/>
                <w:sz w:val="20"/>
                <w:szCs w:val="20"/>
              </w:rPr>
              <w:t>(optional)</w:t>
            </w:r>
          </w:p>
        </w:tc>
        <w:tc>
          <w:tcPr>
            <w:tcW w:w="832" w:type="pct"/>
          </w:tcPr>
          <w:p w14:paraId="66AC08C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70DAC576" w14:textId="77777777" w:rsidR="00B602B0" w:rsidRPr="00B602B0" w:rsidRDefault="00B602B0" w:rsidP="00B602B0">
            <w:pPr>
              <w:rPr>
                <w:rFonts w:cs="Segoe UI"/>
                <w:sz w:val="20"/>
                <w:szCs w:val="20"/>
              </w:rPr>
            </w:pPr>
            <w:r w:rsidRPr="00B602B0">
              <w:rPr>
                <w:rFonts w:cs="Segoe UI"/>
                <w:sz w:val="20"/>
                <w:szCs w:val="20"/>
              </w:rPr>
              <w:t>Configure Exchange 2013 with latest service packs</w:t>
            </w:r>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7AE832DA" w14:textId="77777777" w:rsidR="00B602B0" w:rsidRPr="00B602B0" w:rsidRDefault="00B602B0" w:rsidP="00B602B0">
            <w:pPr>
              <w:rPr>
                <w:rFonts w:cs="Segoe UI"/>
                <w:sz w:val="20"/>
                <w:szCs w:val="20"/>
              </w:rPr>
            </w:pPr>
            <w:r w:rsidRPr="00B602B0">
              <w:rPr>
                <w:rFonts w:cs="Segoe UI"/>
                <w:sz w:val="20"/>
                <w:szCs w:val="20"/>
              </w:rPr>
              <w:t xml:space="preserve">Purchase Azure subscription which will be used to host 2 web sites </w:t>
            </w:r>
          </w:p>
          <w:p w14:paraId="38F3DCE4" w14:textId="77777777" w:rsidR="00B602B0" w:rsidRPr="00B602B0" w:rsidRDefault="00B602B0" w:rsidP="00B602B0">
            <w:pPr>
              <w:rPr>
                <w:rFonts w:cs="Segoe UI"/>
                <w:sz w:val="20"/>
                <w:szCs w:val="20"/>
              </w:rPr>
            </w:pPr>
            <w:r w:rsidRPr="00B602B0">
              <w:rPr>
                <w:rFonts w:cs="Segoe UI"/>
                <w:sz w:val="20"/>
                <w:szCs w:val="20"/>
              </w:rPr>
              <w:t>UI layer</w:t>
            </w:r>
          </w:p>
          <w:p w14:paraId="7E6DEEDE" w14:textId="77777777" w:rsidR="00B602B0" w:rsidRPr="00B602B0" w:rsidRDefault="00B602B0" w:rsidP="00B602B0">
            <w:pPr>
              <w:rPr>
                <w:rFonts w:cs="Segoe UI"/>
                <w:sz w:val="20"/>
                <w:szCs w:val="20"/>
              </w:rPr>
            </w:pPr>
            <w:r w:rsidRPr="00B602B0">
              <w:rPr>
                <w:rFonts w:cs="Segoe UI"/>
                <w:sz w:val="20"/>
                <w:szCs w:val="20"/>
              </w:rPr>
              <w:t>Service layer</w:t>
            </w:r>
          </w:p>
          <w:p w14:paraId="5A71A4E5" w14:textId="77777777" w:rsidR="00B602B0" w:rsidRPr="00B602B0" w:rsidRDefault="00B602B0" w:rsidP="00B602B0">
            <w:pPr>
              <w:rPr>
                <w:rFonts w:cs="Segoe UI"/>
                <w:sz w:val="20"/>
                <w:szCs w:val="20"/>
              </w:rPr>
            </w:pPr>
          </w:p>
          <w:p w14:paraId="54CFD4E9" w14:textId="77777777" w:rsidR="00B602B0" w:rsidRPr="00B602B0" w:rsidRDefault="00B602B0" w:rsidP="00B602B0">
            <w:pPr>
              <w:rPr>
                <w:rFonts w:cs="Segoe UI"/>
                <w:sz w:val="20"/>
                <w:szCs w:val="20"/>
              </w:rPr>
            </w:pPr>
            <w:r w:rsidRPr="00B602B0">
              <w:rPr>
                <w:rFonts w:cs="Segoe UI"/>
                <w:sz w:val="20"/>
                <w:szCs w:val="20"/>
              </w:rPr>
              <w:t>And storage account to maintain error logs in table storage</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528D202B" w14:textId="77777777" w:rsidTr="00215826">
        <w:trPr>
          <w:trHeight w:val="1142"/>
        </w:trPr>
        <w:tc>
          <w:tcPr>
            <w:tcW w:w="843" w:type="pct"/>
          </w:tcPr>
          <w:p w14:paraId="337EC2EA" w14:textId="77777777" w:rsidR="00B602B0" w:rsidRPr="00B602B0" w:rsidRDefault="00B602B0" w:rsidP="00B602B0">
            <w:pPr>
              <w:rPr>
                <w:rFonts w:cs="Segoe UI"/>
                <w:sz w:val="20"/>
                <w:szCs w:val="20"/>
              </w:rPr>
            </w:pPr>
            <w:r w:rsidRPr="00B602B0">
              <w:rPr>
                <w:rFonts w:cs="Segoe UI"/>
                <w:sz w:val="20"/>
                <w:szCs w:val="20"/>
              </w:rPr>
              <w:lastRenderedPageBreak/>
              <w:t>Azure websites</w:t>
            </w:r>
          </w:p>
          <w:p w14:paraId="21084827" w14:textId="77777777" w:rsidR="00B602B0" w:rsidRPr="00B602B0" w:rsidRDefault="00B602B0" w:rsidP="00B602B0">
            <w:pPr>
              <w:rPr>
                <w:rFonts w:cs="Segoe UI"/>
                <w:sz w:val="20"/>
                <w:szCs w:val="20"/>
              </w:rPr>
            </w:pPr>
            <w:r w:rsidRPr="00B602B0">
              <w:rPr>
                <w:rFonts w:cs="Segoe UI"/>
                <w:sz w:val="20"/>
                <w:szCs w:val="20"/>
              </w:rPr>
              <w:t>And storage account</w:t>
            </w:r>
          </w:p>
        </w:tc>
        <w:tc>
          <w:tcPr>
            <w:tcW w:w="832" w:type="pct"/>
          </w:tcPr>
          <w:p w14:paraId="55C4BC09"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776E8420" w14:textId="77777777" w:rsidR="00B602B0" w:rsidRPr="00B602B0" w:rsidRDefault="00B602B0" w:rsidP="00B602B0">
            <w:pPr>
              <w:rPr>
                <w:rFonts w:cs="Segoe UI"/>
                <w:sz w:val="20"/>
                <w:szCs w:val="20"/>
              </w:rPr>
            </w:pPr>
            <w:r w:rsidRPr="00B602B0">
              <w:rPr>
                <w:rFonts w:cs="Segoe UI"/>
                <w:sz w:val="20"/>
                <w:szCs w:val="20"/>
              </w:rPr>
              <w:t>Provision 2 Websites for UI and Service component</w:t>
            </w:r>
          </w:p>
          <w:p w14:paraId="65CFBE2D" w14:textId="77777777" w:rsidR="00B602B0" w:rsidRPr="00B602B0" w:rsidRDefault="00B602B0" w:rsidP="00B602B0">
            <w:pPr>
              <w:rPr>
                <w:rFonts w:cs="Segoe UI"/>
                <w:sz w:val="20"/>
                <w:szCs w:val="20"/>
              </w:rPr>
            </w:pPr>
            <w:r w:rsidRPr="00B602B0">
              <w:rPr>
                <w:rFonts w:cs="Segoe UI"/>
                <w:sz w:val="20"/>
                <w:szCs w:val="20"/>
              </w:rPr>
              <w:t>Websites should be configured based on options given in below table (Azure Configurations)</w:t>
            </w:r>
          </w:p>
          <w:p w14:paraId="6DBFBC9B" w14:textId="77777777" w:rsidR="00B602B0" w:rsidRPr="00B602B0" w:rsidRDefault="00B602B0" w:rsidP="00B602B0">
            <w:pPr>
              <w:rPr>
                <w:rFonts w:cs="Segoe UI"/>
                <w:sz w:val="20"/>
                <w:szCs w:val="20"/>
              </w:rPr>
            </w:pPr>
            <w:r w:rsidRPr="00B602B0">
              <w:rPr>
                <w:rFonts w:cs="Segoe UI"/>
                <w:sz w:val="20"/>
                <w:szCs w:val="20"/>
              </w:rPr>
              <w:t>Website for UI should also be configured with Domain and SSL certificate</w:t>
            </w:r>
          </w:p>
          <w:p w14:paraId="6FB3749A" w14:textId="77777777" w:rsidR="00B602B0" w:rsidRPr="00B602B0" w:rsidRDefault="00B602B0" w:rsidP="00B602B0">
            <w:pPr>
              <w:rPr>
                <w:rFonts w:cs="Segoe UI"/>
                <w:sz w:val="20"/>
                <w:szCs w:val="20"/>
              </w:rPr>
            </w:pPr>
            <w:r w:rsidRPr="00B602B0">
              <w:rPr>
                <w:rFonts w:cs="Segoe UI"/>
                <w:sz w:val="20"/>
                <w:szCs w:val="20"/>
              </w:rPr>
              <w:t>Provision storage account</w:t>
            </w:r>
          </w:p>
        </w:tc>
      </w:tr>
    </w:tbl>
    <w:p w14:paraId="2A468C2A" w14:textId="77777777" w:rsidR="00951A50" w:rsidRDefault="00951A50" w:rsidP="008E1DC9">
      <w:pPr>
        <w:rPr>
          <w:rFonts w:eastAsia="Times New Roman" w:cs="Segoe UI"/>
          <w:b/>
          <w:color w:val="767171" w:themeColor="background2" w:themeShade="80"/>
          <w:sz w:val="24"/>
          <w:szCs w:val="20"/>
        </w:rPr>
      </w:pPr>
    </w:p>
    <w:p w14:paraId="20F80B48" w14:textId="0A73B41D" w:rsidR="009E725B" w:rsidRPr="00B602B0" w:rsidRDefault="009E725B" w:rsidP="001029D2">
      <w:pPr>
        <w:keepNext/>
        <w:rPr>
          <w:b/>
        </w:rPr>
      </w:pPr>
      <w:r w:rsidRPr="00B602B0">
        <w:rPr>
          <w:b/>
          <w:lang w:val="fr-CA"/>
        </w:rPr>
        <w:t xml:space="preserve">Azure </w:t>
      </w:r>
      <w:r w:rsidR="00B602B0">
        <w:rPr>
          <w:b/>
          <w:lang w:val="fr-CA"/>
        </w:rPr>
        <w:t>c</w:t>
      </w:r>
      <w:r w:rsidRPr="00B602B0">
        <w:rPr>
          <w:b/>
          <w:lang w:val="fr-CA"/>
        </w:rPr>
        <w:t>onfigurations</w:t>
      </w:r>
    </w:p>
    <w:tbl>
      <w:tblPr>
        <w:tblStyle w:val="TableGrid"/>
        <w:tblW w:w="4795" w:type="pct"/>
        <w:tblLook w:val="04A0" w:firstRow="1" w:lastRow="0" w:firstColumn="1" w:lastColumn="0" w:noHBand="0" w:noVBand="1"/>
      </w:tblPr>
      <w:tblGrid>
        <w:gridCol w:w="1649"/>
        <w:gridCol w:w="4585"/>
        <w:gridCol w:w="6185"/>
      </w:tblGrid>
      <w:tr w:rsidR="00B602B0" w:rsidRPr="001029D2" w14:paraId="37AADFF9" w14:textId="77777777" w:rsidTr="001029D2">
        <w:tc>
          <w:tcPr>
            <w:tcW w:w="664" w:type="pct"/>
            <w:shd w:val="clear" w:color="auto" w:fill="0070C0"/>
            <w:vAlign w:val="center"/>
          </w:tcPr>
          <w:p w14:paraId="2879D4BF" w14:textId="77777777" w:rsidR="00B602B0" w:rsidRPr="001029D2" w:rsidRDefault="00B602B0" w:rsidP="00B602B0">
            <w:pPr>
              <w:rPr>
                <w:b/>
                <w:color w:val="FFFFFF" w:themeColor="background1"/>
                <w:sz w:val="20"/>
                <w:szCs w:val="20"/>
              </w:rPr>
            </w:pPr>
            <w:r w:rsidRPr="001029D2">
              <w:rPr>
                <w:b/>
                <w:color w:val="FFFFFF" w:themeColor="background1"/>
                <w:sz w:val="20"/>
                <w:szCs w:val="20"/>
              </w:rPr>
              <w:t>Azure feature</w:t>
            </w:r>
          </w:p>
        </w:tc>
        <w:tc>
          <w:tcPr>
            <w:tcW w:w="1846" w:type="pct"/>
            <w:shd w:val="clear" w:color="auto" w:fill="0070C0"/>
            <w:vAlign w:val="center"/>
          </w:tcPr>
          <w:p w14:paraId="64E378BA" w14:textId="77777777" w:rsidR="00B602B0" w:rsidRPr="001029D2" w:rsidRDefault="00B602B0" w:rsidP="00B602B0">
            <w:pPr>
              <w:rPr>
                <w:b/>
                <w:color w:val="FFFFFF" w:themeColor="background1"/>
                <w:sz w:val="20"/>
                <w:szCs w:val="20"/>
              </w:rPr>
            </w:pPr>
            <w:r w:rsidRPr="001029D2">
              <w:rPr>
                <w:b/>
                <w:color w:val="FFFFFF" w:themeColor="background1"/>
                <w:sz w:val="20"/>
                <w:szCs w:val="20"/>
              </w:rPr>
              <w:t>Configuration</w:t>
            </w:r>
          </w:p>
        </w:tc>
        <w:tc>
          <w:tcPr>
            <w:tcW w:w="2490" w:type="pct"/>
            <w:shd w:val="clear" w:color="auto" w:fill="0070C0"/>
            <w:vAlign w:val="center"/>
          </w:tcPr>
          <w:p w14:paraId="059B7381" w14:textId="77777777" w:rsidR="00B602B0" w:rsidRPr="001029D2" w:rsidRDefault="00B602B0" w:rsidP="00B602B0">
            <w:pPr>
              <w:rPr>
                <w:b/>
                <w:color w:val="FFFFFF" w:themeColor="background1"/>
                <w:sz w:val="20"/>
                <w:szCs w:val="20"/>
              </w:rPr>
            </w:pPr>
            <w:r w:rsidRPr="001029D2">
              <w:rPr>
                <w:b/>
                <w:color w:val="FFFFFF" w:themeColor="background1"/>
                <w:sz w:val="20"/>
                <w:szCs w:val="20"/>
              </w:rPr>
              <w:t>Details</w:t>
            </w:r>
          </w:p>
        </w:tc>
      </w:tr>
      <w:tr w:rsidR="00B602B0" w:rsidRPr="001029D2" w14:paraId="33DE6C31" w14:textId="77777777" w:rsidTr="001029D2">
        <w:tc>
          <w:tcPr>
            <w:tcW w:w="664" w:type="pct"/>
          </w:tcPr>
          <w:p w14:paraId="2BFD66E9" w14:textId="77777777" w:rsidR="00B602B0" w:rsidRPr="001029D2" w:rsidRDefault="00B602B0" w:rsidP="00B602B0">
            <w:pPr>
              <w:rPr>
                <w:sz w:val="20"/>
                <w:szCs w:val="20"/>
              </w:rPr>
            </w:pPr>
            <w:r w:rsidRPr="001029D2">
              <w:rPr>
                <w:sz w:val="20"/>
                <w:szCs w:val="20"/>
              </w:rPr>
              <w:t>Scalability</w:t>
            </w:r>
          </w:p>
        </w:tc>
        <w:tc>
          <w:tcPr>
            <w:tcW w:w="1846" w:type="pct"/>
          </w:tcPr>
          <w:p w14:paraId="3361CD51" w14:textId="77777777" w:rsidR="00B602B0" w:rsidRPr="001029D2" w:rsidRDefault="00B602B0" w:rsidP="00B602B0">
            <w:pPr>
              <w:rPr>
                <w:sz w:val="20"/>
                <w:szCs w:val="20"/>
              </w:rPr>
            </w:pPr>
            <w:r w:rsidRPr="001029D2">
              <w:rPr>
                <w:sz w:val="20"/>
                <w:szCs w:val="20"/>
              </w:rPr>
              <w:t xml:space="preserve">Mode – Standard </w:t>
            </w:r>
          </w:p>
          <w:p w14:paraId="4A0E59A4" w14:textId="77777777" w:rsidR="00B602B0" w:rsidRPr="001029D2" w:rsidRDefault="00B602B0" w:rsidP="00B602B0">
            <w:pPr>
              <w:rPr>
                <w:sz w:val="20"/>
                <w:szCs w:val="20"/>
              </w:rPr>
            </w:pPr>
          </w:p>
          <w:p w14:paraId="2391D1C8" w14:textId="12944DA6" w:rsidR="00B602B0" w:rsidRPr="001029D2" w:rsidRDefault="00B602B0" w:rsidP="00B602B0">
            <w:pPr>
              <w:rPr>
                <w:sz w:val="20"/>
                <w:szCs w:val="20"/>
              </w:rPr>
            </w:pPr>
            <w:r w:rsidRPr="001029D2">
              <w:rPr>
                <w:sz w:val="20"/>
                <w:szCs w:val="20"/>
              </w:rPr>
              <w:t>Instances – A single instance in Shared or Standard mode already benefits from high availability, but you can provide even greater throughput and fault tolerance by running additional web site instances. In Standard mode, you can choose from 1 through 10 instances, and if you enable the Auto scale feature, you can set the minimum and maximum number of virtual machines to be used for automatic scaling.</w:t>
            </w:r>
          </w:p>
          <w:p w14:paraId="2C299A08" w14:textId="77777777" w:rsidR="00B602B0" w:rsidRPr="001029D2" w:rsidRDefault="00B602B0" w:rsidP="00B602B0">
            <w:pPr>
              <w:rPr>
                <w:sz w:val="20"/>
                <w:szCs w:val="20"/>
              </w:rPr>
            </w:pPr>
          </w:p>
          <w:p w14:paraId="5306FD78" w14:textId="77777777" w:rsidR="00B602B0" w:rsidRPr="001029D2" w:rsidRDefault="00E966FD" w:rsidP="00B602B0">
            <w:pPr>
              <w:rPr>
                <w:sz w:val="20"/>
                <w:szCs w:val="20"/>
              </w:rPr>
            </w:pPr>
            <w:hyperlink r:id="rId11" w:history="1">
              <w:r w:rsidR="00B602B0" w:rsidRPr="001029D2">
                <w:rPr>
                  <w:rStyle w:val="Hyperlink"/>
                  <w:rFonts w:cs="Segoe UI"/>
                  <w:sz w:val="20"/>
                  <w:szCs w:val="20"/>
                </w:rPr>
                <w:t>http://www.windowsazure.com/en-us/documentation/articles/web-sites-scale/</w:t>
              </w:r>
            </w:hyperlink>
          </w:p>
        </w:tc>
        <w:tc>
          <w:tcPr>
            <w:tcW w:w="2490" w:type="pct"/>
          </w:tcPr>
          <w:p w14:paraId="4E36D942" w14:textId="77777777" w:rsidR="00B602B0" w:rsidRPr="001029D2" w:rsidRDefault="00B602B0" w:rsidP="00B602B0">
            <w:pPr>
              <w:rPr>
                <w:rFonts w:eastAsia="Times New Roman"/>
                <w:sz w:val="20"/>
                <w:szCs w:val="20"/>
                <w:lang w:val="en"/>
              </w:rPr>
            </w:pPr>
            <w:r w:rsidRPr="001029D2">
              <w:rPr>
                <w:rFonts w:eastAsia="Times New Roman"/>
                <w:sz w:val="20"/>
                <w:szCs w:val="20"/>
                <w:lang w:val="en"/>
              </w:rPr>
              <w:t>Web Sites Standard (Promotional Pricing): The Standard tier offers multiple instance sizes as well as scaling to meet changing capacity needs. Prices for Standard are as follows:</w:t>
            </w:r>
          </w:p>
          <w:p w14:paraId="29398BB3" w14:textId="77777777" w:rsidR="00B602B0" w:rsidRPr="001029D2" w:rsidRDefault="00B602B0" w:rsidP="00B602B0">
            <w:pPr>
              <w:rPr>
                <w:sz w:val="20"/>
                <w:szCs w:val="20"/>
              </w:rPr>
            </w:pPr>
          </w:p>
          <w:tbl>
            <w:tblPr>
              <w:tblStyle w:val="TableGrid"/>
              <w:tblW w:w="4331" w:type="pct"/>
              <w:tblLook w:val="04A0" w:firstRow="1" w:lastRow="0" w:firstColumn="1" w:lastColumn="0" w:noHBand="0" w:noVBand="1"/>
            </w:tblPr>
            <w:tblGrid>
              <w:gridCol w:w="987"/>
              <w:gridCol w:w="1293"/>
              <w:gridCol w:w="1098"/>
              <w:gridCol w:w="1784"/>
            </w:tblGrid>
            <w:tr w:rsidR="00714CC3" w:rsidRPr="00714CC3" w14:paraId="4C958861" w14:textId="77777777" w:rsidTr="00215826">
              <w:trPr>
                <w:trHeight w:val="217"/>
              </w:trPr>
              <w:tc>
                <w:tcPr>
                  <w:tcW w:w="0" w:type="auto"/>
                  <w:hideMark/>
                </w:tcPr>
                <w:p w14:paraId="1FB119E3" w14:textId="77777777" w:rsidR="00B602B0" w:rsidRPr="00714CC3" w:rsidRDefault="00B602B0" w:rsidP="00B602B0">
                  <w:pPr>
                    <w:rPr>
                      <w:rFonts w:eastAsia="Times New Roman"/>
                      <w:caps/>
                      <w:sz w:val="20"/>
                      <w:szCs w:val="20"/>
                    </w:rPr>
                  </w:pPr>
                  <w:r w:rsidRPr="00714CC3">
                    <w:rPr>
                      <w:rFonts w:eastAsia="Times New Roman"/>
                      <w:caps/>
                      <w:sz w:val="20"/>
                      <w:szCs w:val="20"/>
                    </w:rPr>
                    <w:t>SIZE</w:t>
                  </w:r>
                </w:p>
              </w:tc>
              <w:tc>
                <w:tcPr>
                  <w:tcW w:w="0" w:type="auto"/>
                  <w:hideMark/>
                </w:tcPr>
                <w:p w14:paraId="683AD45B" w14:textId="77777777" w:rsidR="00B602B0" w:rsidRPr="00714CC3" w:rsidRDefault="00B602B0" w:rsidP="00B602B0">
                  <w:pPr>
                    <w:rPr>
                      <w:rFonts w:eastAsia="Times New Roman"/>
                      <w:caps/>
                      <w:sz w:val="20"/>
                      <w:szCs w:val="20"/>
                    </w:rPr>
                  </w:pPr>
                  <w:r w:rsidRPr="00714CC3">
                    <w:rPr>
                      <w:rFonts w:eastAsia="Times New Roman"/>
                      <w:caps/>
                      <w:sz w:val="20"/>
                      <w:szCs w:val="20"/>
                    </w:rPr>
                    <w:t>CPU CORES</w:t>
                  </w:r>
                </w:p>
              </w:tc>
              <w:tc>
                <w:tcPr>
                  <w:tcW w:w="0" w:type="auto"/>
                  <w:hideMark/>
                </w:tcPr>
                <w:p w14:paraId="33F19E6C" w14:textId="77777777" w:rsidR="00B602B0" w:rsidRPr="00714CC3" w:rsidRDefault="00B602B0" w:rsidP="00B602B0">
                  <w:pPr>
                    <w:rPr>
                      <w:rFonts w:eastAsia="Times New Roman"/>
                      <w:caps/>
                      <w:sz w:val="20"/>
                      <w:szCs w:val="20"/>
                    </w:rPr>
                  </w:pPr>
                  <w:r w:rsidRPr="00714CC3">
                    <w:rPr>
                      <w:rFonts w:eastAsia="Times New Roman"/>
                      <w:caps/>
                      <w:sz w:val="20"/>
                      <w:szCs w:val="20"/>
                    </w:rPr>
                    <w:t>MEMORY</w:t>
                  </w:r>
                </w:p>
              </w:tc>
              <w:tc>
                <w:tcPr>
                  <w:tcW w:w="0" w:type="auto"/>
                  <w:hideMark/>
                </w:tcPr>
                <w:p w14:paraId="57575645" w14:textId="77777777" w:rsidR="00B602B0" w:rsidRPr="00714CC3" w:rsidRDefault="00B602B0" w:rsidP="00B602B0">
                  <w:pPr>
                    <w:rPr>
                      <w:rFonts w:eastAsia="Times New Roman"/>
                      <w:caps/>
                      <w:sz w:val="20"/>
                      <w:szCs w:val="20"/>
                    </w:rPr>
                  </w:pPr>
                  <w:r w:rsidRPr="00714CC3">
                    <w:rPr>
                      <w:rFonts w:eastAsia="Times New Roman"/>
                      <w:caps/>
                      <w:sz w:val="20"/>
                      <w:szCs w:val="20"/>
                    </w:rPr>
                    <w:t>PRICE PER HOUR</w:t>
                  </w:r>
                </w:p>
              </w:tc>
            </w:tr>
            <w:tr w:rsidR="00714CC3" w:rsidRPr="00714CC3" w14:paraId="72A6DDF9" w14:textId="77777777" w:rsidTr="00215826">
              <w:trPr>
                <w:trHeight w:val="459"/>
              </w:trPr>
              <w:tc>
                <w:tcPr>
                  <w:tcW w:w="0" w:type="auto"/>
                  <w:hideMark/>
                </w:tcPr>
                <w:p w14:paraId="1F9DDFFC" w14:textId="77777777" w:rsidR="00B602B0" w:rsidRPr="00714CC3" w:rsidRDefault="00B602B0" w:rsidP="00B602B0">
                  <w:pPr>
                    <w:rPr>
                      <w:rFonts w:eastAsia="Times New Roman"/>
                      <w:sz w:val="20"/>
                      <w:szCs w:val="20"/>
                    </w:rPr>
                  </w:pPr>
                  <w:r w:rsidRPr="00714CC3">
                    <w:rPr>
                      <w:rFonts w:eastAsia="Times New Roman"/>
                      <w:sz w:val="20"/>
                      <w:szCs w:val="20"/>
                    </w:rPr>
                    <w:t>Small</w:t>
                  </w:r>
                </w:p>
              </w:tc>
              <w:tc>
                <w:tcPr>
                  <w:tcW w:w="0" w:type="auto"/>
                  <w:hideMark/>
                </w:tcPr>
                <w:p w14:paraId="06A68BDC" w14:textId="77777777" w:rsidR="00B602B0" w:rsidRPr="00714CC3" w:rsidRDefault="00B602B0" w:rsidP="00B602B0">
                  <w:pPr>
                    <w:rPr>
                      <w:rFonts w:eastAsia="Times New Roman"/>
                      <w:sz w:val="20"/>
                      <w:szCs w:val="20"/>
                    </w:rPr>
                  </w:pPr>
                  <w:r w:rsidRPr="00714CC3">
                    <w:rPr>
                      <w:rFonts w:eastAsia="Times New Roman"/>
                      <w:sz w:val="20"/>
                      <w:szCs w:val="20"/>
                    </w:rPr>
                    <w:t>1</w:t>
                  </w:r>
                </w:p>
              </w:tc>
              <w:tc>
                <w:tcPr>
                  <w:tcW w:w="0" w:type="auto"/>
                  <w:hideMark/>
                </w:tcPr>
                <w:p w14:paraId="3E502B13" w14:textId="77777777" w:rsidR="00B602B0" w:rsidRPr="00714CC3" w:rsidRDefault="00B602B0" w:rsidP="00B602B0">
                  <w:pPr>
                    <w:rPr>
                      <w:rFonts w:eastAsia="Times New Roman"/>
                      <w:sz w:val="20"/>
                      <w:szCs w:val="20"/>
                    </w:rPr>
                  </w:pPr>
                  <w:r w:rsidRPr="00714CC3">
                    <w:rPr>
                      <w:rFonts w:eastAsia="Times New Roman"/>
                      <w:sz w:val="20"/>
                      <w:szCs w:val="20"/>
                    </w:rPr>
                    <w:t>1.75 GB</w:t>
                  </w:r>
                </w:p>
              </w:tc>
              <w:tc>
                <w:tcPr>
                  <w:tcW w:w="0" w:type="auto"/>
                  <w:hideMark/>
                </w:tcPr>
                <w:p w14:paraId="24913B91" w14:textId="4D9AD645" w:rsidR="00B602B0" w:rsidRPr="00714CC3" w:rsidRDefault="00B602B0" w:rsidP="00B602B0">
                  <w:pPr>
                    <w:rPr>
                      <w:rFonts w:eastAsia="Times New Roman"/>
                      <w:sz w:val="20"/>
                      <w:szCs w:val="20"/>
                    </w:rPr>
                  </w:pPr>
                  <w:r w:rsidRPr="00714CC3">
                    <w:rPr>
                      <w:rFonts w:eastAsia="Times New Roman"/>
                      <w:sz w:val="20"/>
                      <w:szCs w:val="20"/>
                    </w:rPr>
                    <w:t>$0.10</w:t>
                  </w:r>
                  <w:r w:rsidRPr="00714CC3">
                    <w:rPr>
                      <w:rFonts w:eastAsia="Times New Roman"/>
                      <w:sz w:val="20"/>
                      <w:szCs w:val="20"/>
                    </w:rPr>
                    <w:br/>
                    <w:t>(~$74 / month)</w:t>
                  </w:r>
                </w:p>
              </w:tc>
            </w:tr>
            <w:tr w:rsidR="00714CC3" w:rsidRPr="00714CC3" w14:paraId="63728648" w14:textId="77777777" w:rsidTr="00215826">
              <w:trPr>
                <w:trHeight w:val="447"/>
              </w:trPr>
              <w:tc>
                <w:tcPr>
                  <w:tcW w:w="0" w:type="auto"/>
                  <w:hideMark/>
                </w:tcPr>
                <w:p w14:paraId="069E916C" w14:textId="77777777" w:rsidR="00B602B0" w:rsidRPr="00714CC3" w:rsidRDefault="00B602B0" w:rsidP="00B602B0">
                  <w:pPr>
                    <w:rPr>
                      <w:rFonts w:eastAsia="Times New Roman"/>
                      <w:sz w:val="20"/>
                      <w:szCs w:val="20"/>
                    </w:rPr>
                  </w:pPr>
                  <w:r w:rsidRPr="00714CC3">
                    <w:rPr>
                      <w:rFonts w:eastAsia="Times New Roman"/>
                      <w:sz w:val="20"/>
                      <w:szCs w:val="20"/>
                    </w:rPr>
                    <w:t>Medium</w:t>
                  </w:r>
                </w:p>
              </w:tc>
              <w:tc>
                <w:tcPr>
                  <w:tcW w:w="0" w:type="auto"/>
                  <w:hideMark/>
                </w:tcPr>
                <w:p w14:paraId="0C3D885F" w14:textId="77777777" w:rsidR="00B602B0" w:rsidRPr="00714CC3" w:rsidRDefault="00B602B0" w:rsidP="00B602B0">
                  <w:pPr>
                    <w:rPr>
                      <w:rFonts w:eastAsia="Times New Roman"/>
                      <w:sz w:val="20"/>
                      <w:szCs w:val="20"/>
                    </w:rPr>
                  </w:pPr>
                  <w:r w:rsidRPr="00714CC3">
                    <w:rPr>
                      <w:rFonts w:eastAsia="Times New Roman"/>
                      <w:sz w:val="20"/>
                      <w:szCs w:val="20"/>
                    </w:rPr>
                    <w:t>2</w:t>
                  </w:r>
                </w:p>
              </w:tc>
              <w:tc>
                <w:tcPr>
                  <w:tcW w:w="0" w:type="auto"/>
                  <w:hideMark/>
                </w:tcPr>
                <w:p w14:paraId="2FA55777" w14:textId="77777777" w:rsidR="00B602B0" w:rsidRPr="00714CC3" w:rsidRDefault="00B602B0" w:rsidP="00B602B0">
                  <w:pPr>
                    <w:rPr>
                      <w:rFonts w:eastAsia="Times New Roman"/>
                      <w:sz w:val="20"/>
                      <w:szCs w:val="20"/>
                    </w:rPr>
                  </w:pPr>
                  <w:r w:rsidRPr="00714CC3">
                    <w:rPr>
                      <w:rFonts w:eastAsia="Times New Roman"/>
                      <w:sz w:val="20"/>
                      <w:szCs w:val="20"/>
                    </w:rPr>
                    <w:t>3.5 GB</w:t>
                  </w:r>
                </w:p>
              </w:tc>
              <w:tc>
                <w:tcPr>
                  <w:tcW w:w="0" w:type="auto"/>
                  <w:hideMark/>
                </w:tcPr>
                <w:p w14:paraId="7519377C" w14:textId="77777777" w:rsidR="00B602B0" w:rsidRPr="00714CC3" w:rsidRDefault="00B602B0" w:rsidP="00B602B0">
                  <w:pPr>
                    <w:rPr>
                      <w:rFonts w:eastAsia="Times New Roman"/>
                      <w:sz w:val="20"/>
                      <w:szCs w:val="20"/>
                    </w:rPr>
                  </w:pPr>
                  <w:r w:rsidRPr="00714CC3">
                    <w:rPr>
                      <w:rFonts w:eastAsia="Times New Roman"/>
                      <w:sz w:val="20"/>
                      <w:szCs w:val="20"/>
                    </w:rPr>
                    <w:t>$0.20</w:t>
                  </w:r>
                  <w:r w:rsidRPr="00714CC3">
                    <w:rPr>
                      <w:rFonts w:eastAsia="Times New Roman"/>
                      <w:sz w:val="20"/>
                      <w:szCs w:val="20"/>
                    </w:rPr>
                    <w:br/>
                    <w:t>(~$149 / month)</w:t>
                  </w:r>
                </w:p>
              </w:tc>
            </w:tr>
            <w:tr w:rsidR="00714CC3" w:rsidRPr="00714CC3" w14:paraId="4BFB6C70" w14:textId="77777777" w:rsidTr="00215826">
              <w:trPr>
                <w:trHeight w:val="447"/>
              </w:trPr>
              <w:tc>
                <w:tcPr>
                  <w:tcW w:w="0" w:type="auto"/>
                  <w:hideMark/>
                </w:tcPr>
                <w:p w14:paraId="3B966A46" w14:textId="77777777" w:rsidR="00B602B0" w:rsidRPr="00714CC3" w:rsidRDefault="00B602B0" w:rsidP="00B602B0">
                  <w:pPr>
                    <w:rPr>
                      <w:rFonts w:eastAsia="Times New Roman"/>
                      <w:sz w:val="20"/>
                      <w:szCs w:val="20"/>
                    </w:rPr>
                  </w:pPr>
                  <w:r w:rsidRPr="00714CC3">
                    <w:rPr>
                      <w:rFonts w:eastAsia="Times New Roman"/>
                      <w:sz w:val="20"/>
                      <w:szCs w:val="20"/>
                    </w:rPr>
                    <w:t>Large</w:t>
                  </w:r>
                </w:p>
              </w:tc>
              <w:tc>
                <w:tcPr>
                  <w:tcW w:w="0" w:type="auto"/>
                  <w:hideMark/>
                </w:tcPr>
                <w:p w14:paraId="1477CB69" w14:textId="77777777" w:rsidR="00B602B0" w:rsidRPr="00714CC3" w:rsidRDefault="00B602B0" w:rsidP="00B602B0">
                  <w:pPr>
                    <w:rPr>
                      <w:rFonts w:eastAsia="Times New Roman"/>
                      <w:sz w:val="20"/>
                      <w:szCs w:val="20"/>
                    </w:rPr>
                  </w:pPr>
                  <w:r w:rsidRPr="00714CC3">
                    <w:rPr>
                      <w:rFonts w:eastAsia="Times New Roman"/>
                      <w:sz w:val="20"/>
                      <w:szCs w:val="20"/>
                    </w:rPr>
                    <w:t>4</w:t>
                  </w:r>
                </w:p>
              </w:tc>
              <w:tc>
                <w:tcPr>
                  <w:tcW w:w="0" w:type="auto"/>
                  <w:hideMark/>
                </w:tcPr>
                <w:p w14:paraId="52C335AA" w14:textId="77777777" w:rsidR="00B602B0" w:rsidRPr="00714CC3" w:rsidRDefault="00B602B0" w:rsidP="00B602B0">
                  <w:pPr>
                    <w:rPr>
                      <w:rFonts w:eastAsia="Times New Roman"/>
                      <w:sz w:val="20"/>
                      <w:szCs w:val="20"/>
                    </w:rPr>
                  </w:pPr>
                  <w:r w:rsidRPr="00714CC3">
                    <w:rPr>
                      <w:rFonts w:eastAsia="Times New Roman"/>
                      <w:sz w:val="20"/>
                      <w:szCs w:val="20"/>
                    </w:rPr>
                    <w:t>7 GB</w:t>
                  </w:r>
                </w:p>
              </w:tc>
              <w:tc>
                <w:tcPr>
                  <w:tcW w:w="0" w:type="auto"/>
                  <w:hideMark/>
                </w:tcPr>
                <w:p w14:paraId="25EE8F47" w14:textId="77777777" w:rsidR="00B602B0" w:rsidRPr="00714CC3" w:rsidRDefault="00B602B0" w:rsidP="00B602B0">
                  <w:pPr>
                    <w:rPr>
                      <w:rFonts w:eastAsia="Times New Roman"/>
                      <w:sz w:val="20"/>
                      <w:szCs w:val="20"/>
                    </w:rPr>
                  </w:pPr>
                  <w:r w:rsidRPr="00714CC3">
                    <w:rPr>
                      <w:rFonts w:eastAsia="Times New Roman"/>
                      <w:sz w:val="20"/>
                      <w:szCs w:val="20"/>
                    </w:rPr>
                    <w:t>$0.40</w:t>
                  </w:r>
                  <w:r w:rsidRPr="00714CC3">
                    <w:rPr>
                      <w:rFonts w:eastAsia="Times New Roman"/>
                      <w:sz w:val="20"/>
                      <w:szCs w:val="20"/>
                    </w:rPr>
                    <w:br/>
                    <w:t>(~$298 / month)</w:t>
                  </w:r>
                </w:p>
              </w:tc>
            </w:tr>
          </w:tbl>
          <w:p w14:paraId="077BCFC5" w14:textId="33840F7C" w:rsidR="00B602B0" w:rsidRPr="001029D2" w:rsidRDefault="00B602B0" w:rsidP="00B602B0">
            <w:pPr>
              <w:rPr>
                <w:sz w:val="20"/>
                <w:szCs w:val="20"/>
              </w:rPr>
            </w:pPr>
            <w:r w:rsidRPr="00215826">
              <w:rPr>
                <w:b/>
                <w:sz w:val="20"/>
                <w:szCs w:val="20"/>
              </w:rPr>
              <w:t>Note</w:t>
            </w:r>
            <w:r w:rsidRPr="001029D2">
              <w:rPr>
                <w:sz w:val="20"/>
                <w:szCs w:val="20"/>
              </w:rPr>
              <w:t xml:space="preserve">: Refer to the below link to know more about the pricing models: </w:t>
            </w:r>
            <w:hyperlink r:id="rId12" w:history="1">
              <w:r w:rsidRPr="001029D2">
                <w:rPr>
                  <w:rStyle w:val="Hyperlink"/>
                  <w:rFonts w:cs="Segoe UI"/>
                  <w:sz w:val="20"/>
                  <w:szCs w:val="20"/>
                </w:rPr>
                <w:t>http://www.windowsazure.com/en-us/pricing/details/web-sites/</w:t>
              </w:r>
            </w:hyperlink>
            <w:hyperlink r:id="rId13" w:history="1"/>
          </w:p>
        </w:tc>
      </w:tr>
      <w:tr w:rsidR="00B602B0" w:rsidRPr="001029D2" w14:paraId="5559ABFE" w14:textId="77777777" w:rsidTr="00714CC3">
        <w:trPr>
          <w:trHeight w:val="2132"/>
        </w:trPr>
        <w:tc>
          <w:tcPr>
            <w:tcW w:w="664" w:type="pct"/>
          </w:tcPr>
          <w:p w14:paraId="74FD544A" w14:textId="77777777" w:rsidR="00B602B0" w:rsidRPr="001029D2" w:rsidRDefault="00B602B0" w:rsidP="00B602B0">
            <w:pPr>
              <w:rPr>
                <w:sz w:val="20"/>
                <w:szCs w:val="20"/>
              </w:rPr>
            </w:pPr>
            <w:r w:rsidRPr="001029D2">
              <w:rPr>
                <w:color w:val="000000"/>
                <w:sz w:val="20"/>
                <w:szCs w:val="20"/>
              </w:rPr>
              <w:t>Backups (Optional)</w:t>
            </w:r>
          </w:p>
        </w:tc>
        <w:tc>
          <w:tcPr>
            <w:tcW w:w="1846" w:type="pct"/>
          </w:tcPr>
          <w:p w14:paraId="3597904C" w14:textId="77777777" w:rsidR="00B602B0" w:rsidRPr="001029D2" w:rsidRDefault="00B602B0" w:rsidP="00B602B0">
            <w:pPr>
              <w:rPr>
                <w:sz w:val="20"/>
                <w:szCs w:val="20"/>
              </w:rPr>
            </w:pPr>
            <w:r w:rsidRPr="001029D2">
              <w:rPr>
                <w:sz w:val="20"/>
                <w:szCs w:val="20"/>
              </w:rPr>
              <w:t>Use the services in the Recovery Services category to protect your data and clouds.</w:t>
            </w:r>
          </w:p>
        </w:tc>
        <w:tc>
          <w:tcPr>
            <w:tcW w:w="2490" w:type="pct"/>
          </w:tcPr>
          <w:p w14:paraId="12877F5D" w14:textId="77777777" w:rsidR="00B602B0" w:rsidRPr="001029D2" w:rsidRDefault="00B602B0" w:rsidP="00B602B0">
            <w:pPr>
              <w:rPr>
                <w:rFonts w:eastAsia="Times New Roman"/>
                <w:sz w:val="20"/>
                <w:szCs w:val="20"/>
                <w:lang w:val="en"/>
              </w:rPr>
            </w:pPr>
          </w:p>
          <w:tbl>
            <w:tblPr>
              <w:tblStyle w:val="TableGrid"/>
              <w:tblW w:w="5000" w:type="pct"/>
              <w:tblLook w:val="04A0" w:firstRow="1" w:lastRow="0" w:firstColumn="1" w:lastColumn="0" w:noHBand="0" w:noVBand="1"/>
            </w:tblPr>
            <w:tblGrid>
              <w:gridCol w:w="3623"/>
              <w:gridCol w:w="2336"/>
            </w:tblGrid>
            <w:tr w:rsidR="00714CC3" w:rsidRPr="00714CC3" w14:paraId="2712F0CE" w14:textId="77777777" w:rsidTr="00215826">
              <w:tc>
                <w:tcPr>
                  <w:tcW w:w="0" w:type="auto"/>
                  <w:hideMark/>
                </w:tcPr>
                <w:p w14:paraId="732DDEC2" w14:textId="77777777" w:rsidR="00B602B0" w:rsidRPr="00714CC3" w:rsidRDefault="00B602B0" w:rsidP="00B602B0">
                  <w:pPr>
                    <w:rPr>
                      <w:rFonts w:eastAsia="Times New Roman"/>
                      <w:caps/>
                      <w:sz w:val="20"/>
                      <w:szCs w:val="20"/>
                    </w:rPr>
                  </w:pPr>
                  <w:r w:rsidRPr="00714CC3">
                    <w:rPr>
                      <w:rFonts w:eastAsia="Times New Roman"/>
                      <w:caps/>
                      <w:sz w:val="20"/>
                      <w:szCs w:val="20"/>
                    </w:rPr>
                    <w:t>COMPRESSED DATA STORED PER MONTH</w:t>
                  </w:r>
                </w:p>
              </w:tc>
              <w:tc>
                <w:tcPr>
                  <w:tcW w:w="0" w:type="auto"/>
                  <w:hideMark/>
                </w:tcPr>
                <w:p w14:paraId="41C7BFB9" w14:textId="77777777" w:rsidR="00B602B0" w:rsidRPr="00714CC3" w:rsidRDefault="00B602B0" w:rsidP="00B602B0">
                  <w:pPr>
                    <w:rPr>
                      <w:rFonts w:eastAsia="Times New Roman"/>
                      <w:caps/>
                      <w:sz w:val="20"/>
                      <w:szCs w:val="20"/>
                    </w:rPr>
                  </w:pPr>
                  <w:r w:rsidRPr="00714CC3">
                    <w:rPr>
                      <w:rFonts w:eastAsia="Times New Roman"/>
                      <w:caps/>
                      <w:sz w:val="20"/>
                      <w:szCs w:val="20"/>
                    </w:rPr>
                    <w:t>PRICE</w:t>
                  </w:r>
                </w:p>
              </w:tc>
            </w:tr>
            <w:tr w:rsidR="00714CC3" w:rsidRPr="00714CC3" w14:paraId="5ECB7BA4" w14:textId="77777777" w:rsidTr="00215826">
              <w:tc>
                <w:tcPr>
                  <w:tcW w:w="0" w:type="auto"/>
                  <w:hideMark/>
                </w:tcPr>
                <w:p w14:paraId="1CACC516" w14:textId="77777777" w:rsidR="00B602B0" w:rsidRPr="00714CC3" w:rsidRDefault="00B602B0" w:rsidP="00B602B0">
                  <w:pPr>
                    <w:rPr>
                      <w:rFonts w:eastAsia="Times New Roman"/>
                      <w:caps/>
                      <w:sz w:val="20"/>
                      <w:szCs w:val="20"/>
                    </w:rPr>
                  </w:pPr>
                  <w:r w:rsidRPr="00714CC3">
                    <w:rPr>
                      <w:rFonts w:eastAsia="Times New Roman"/>
                      <w:caps/>
                      <w:sz w:val="20"/>
                      <w:szCs w:val="20"/>
                    </w:rPr>
                    <w:t>First 5 GB / Month 1</w:t>
                  </w:r>
                </w:p>
              </w:tc>
              <w:tc>
                <w:tcPr>
                  <w:tcW w:w="0" w:type="auto"/>
                  <w:hideMark/>
                </w:tcPr>
                <w:p w14:paraId="2B11A3F3" w14:textId="77777777" w:rsidR="00B602B0" w:rsidRPr="00714CC3" w:rsidRDefault="00B602B0" w:rsidP="00B602B0">
                  <w:pPr>
                    <w:rPr>
                      <w:rFonts w:eastAsia="Times New Roman"/>
                      <w:caps/>
                      <w:sz w:val="20"/>
                      <w:szCs w:val="20"/>
                    </w:rPr>
                  </w:pPr>
                  <w:r w:rsidRPr="00714CC3">
                    <w:rPr>
                      <w:rFonts w:eastAsia="Times New Roman"/>
                      <w:caps/>
                      <w:sz w:val="20"/>
                      <w:szCs w:val="20"/>
                    </w:rPr>
                    <w:t>Free</w:t>
                  </w:r>
                </w:p>
              </w:tc>
            </w:tr>
            <w:tr w:rsidR="00714CC3" w:rsidRPr="00714CC3" w14:paraId="2126449C" w14:textId="77777777" w:rsidTr="00215826">
              <w:tc>
                <w:tcPr>
                  <w:tcW w:w="0" w:type="auto"/>
                  <w:hideMark/>
                </w:tcPr>
                <w:p w14:paraId="3F531EAA" w14:textId="77777777" w:rsidR="00B602B0" w:rsidRPr="00714CC3" w:rsidRDefault="00B602B0" w:rsidP="00B602B0">
                  <w:pPr>
                    <w:rPr>
                      <w:rFonts w:eastAsia="Times New Roman"/>
                      <w:caps/>
                      <w:sz w:val="20"/>
                      <w:szCs w:val="20"/>
                    </w:rPr>
                  </w:pPr>
                  <w:r w:rsidRPr="00714CC3">
                    <w:rPr>
                      <w:rFonts w:eastAsia="Times New Roman"/>
                      <w:caps/>
                      <w:sz w:val="20"/>
                      <w:szCs w:val="20"/>
                    </w:rPr>
                    <w:t>Greater than 5 GB / Month</w:t>
                  </w:r>
                </w:p>
              </w:tc>
              <w:tc>
                <w:tcPr>
                  <w:tcW w:w="0" w:type="auto"/>
                  <w:hideMark/>
                </w:tcPr>
                <w:p w14:paraId="72CC42A9" w14:textId="77777777" w:rsidR="00B602B0" w:rsidRPr="00714CC3" w:rsidRDefault="00B602B0" w:rsidP="00B602B0">
                  <w:pPr>
                    <w:rPr>
                      <w:rFonts w:eastAsia="Times New Roman"/>
                      <w:caps/>
                      <w:sz w:val="20"/>
                      <w:szCs w:val="20"/>
                    </w:rPr>
                  </w:pPr>
                  <w:r w:rsidRPr="00714CC3">
                    <w:rPr>
                      <w:rFonts w:eastAsia="Times New Roman"/>
                      <w:caps/>
                      <w:sz w:val="20"/>
                      <w:szCs w:val="20"/>
                    </w:rPr>
                    <w:t>$0.50 per GB per month</w:t>
                  </w:r>
                </w:p>
              </w:tc>
            </w:tr>
          </w:tbl>
          <w:p w14:paraId="5422C7D9" w14:textId="77777777" w:rsidR="00B602B0" w:rsidRPr="001029D2" w:rsidRDefault="00B602B0" w:rsidP="00B602B0">
            <w:pPr>
              <w:rPr>
                <w:rFonts w:eastAsia="Times New Roman"/>
                <w:sz w:val="20"/>
                <w:szCs w:val="20"/>
                <w:lang w:val="en"/>
              </w:rPr>
            </w:pPr>
          </w:p>
        </w:tc>
      </w:tr>
    </w:tbl>
    <w:p w14:paraId="4DDE0D60" w14:textId="77777777" w:rsidR="00215826" w:rsidRDefault="00215826" w:rsidP="00B602B0">
      <w:pPr>
        <w:rPr>
          <w:b/>
        </w:rPr>
      </w:pPr>
    </w:p>
    <w:p w14:paraId="1B6590E5" w14:textId="16441B75" w:rsidR="001225FD" w:rsidRPr="00B602B0" w:rsidRDefault="001225FD" w:rsidP="00215826">
      <w:pPr>
        <w:keepNext/>
        <w:rPr>
          <w:b/>
        </w:rPr>
      </w:pPr>
      <w:r w:rsidRPr="00B602B0">
        <w:rPr>
          <w:b/>
        </w:rPr>
        <w:lastRenderedPageBreak/>
        <w:t>Configurations</w:t>
      </w:r>
    </w:p>
    <w:tbl>
      <w:tblPr>
        <w:tblStyle w:val="TableGrid"/>
        <w:tblW w:w="5000" w:type="pct"/>
        <w:tblLook w:val="04A0" w:firstRow="1" w:lastRow="0" w:firstColumn="1" w:lastColumn="0" w:noHBand="0" w:noVBand="1"/>
      </w:tblPr>
      <w:tblGrid>
        <w:gridCol w:w="1525"/>
        <w:gridCol w:w="5131"/>
        <w:gridCol w:w="4680"/>
        <w:gridCol w:w="1614"/>
      </w:tblGrid>
      <w:tr w:rsidR="00B602B0" w:rsidRPr="00B602B0" w14:paraId="092F4B00" w14:textId="77777777" w:rsidTr="00215826">
        <w:trPr>
          <w:trHeight w:val="432"/>
          <w:tblHeader/>
        </w:trPr>
        <w:tc>
          <w:tcPr>
            <w:tcW w:w="589" w:type="pct"/>
            <w:shd w:val="clear" w:color="auto" w:fill="0070C0"/>
            <w:vAlign w:val="center"/>
            <w:hideMark/>
          </w:tcPr>
          <w:p w14:paraId="673106A5"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Infrastructure</w:t>
            </w:r>
          </w:p>
        </w:tc>
        <w:tc>
          <w:tcPr>
            <w:tcW w:w="1981" w:type="pct"/>
            <w:shd w:val="clear" w:color="auto" w:fill="0070C0"/>
            <w:vAlign w:val="center"/>
            <w:hideMark/>
          </w:tcPr>
          <w:p w14:paraId="5ED8C42D"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Service Accounts</w:t>
            </w:r>
          </w:p>
        </w:tc>
        <w:tc>
          <w:tcPr>
            <w:tcW w:w="1807" w:type="pct"/>
            <w:shd w:val="clear" w:color="auto" w:fill="0070C0"/>
            <w:vAlign w:val="center"/>
            <w:hideMark/>
          </w:tcPr>
          <w:p w14:paraId="3CEAE331"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Comments</w:t>
            </w:r>
          </w:p>
        </w:tc>
        <w:tc>
          <w:tcPr>
            <w:tcW w:w="623" w:type="pct"/>
            <w:shd w:val="clear" w:color="auto" w:fill="0070C0"/>
            <w:vAlign w:val="center"/>
            <w:hideMark/>
          </w:tcPr>
          <w:p w14:paraId="1A1A9769" w14:textId="77777777" w:rsidR="00B602B0" w:rsidRPr="00B602B0" w:rsidRDefault="00B602B0" w:rsidP="00121DF4">
            <w:pPr>
              <w:rPr>
                <w:rFonts w:cs="Segoe UI"/>
                <w:b/>
                <w:color w:val="FFFFFF" w:themeColor="background1"/>
                <w:sz w:val="20"/>
                <w:szCs w:val="20"/>
              </w:rPr>
            </w:pPr>
            <w:r w:rsidRPr="00B602B0">
              <w:rPr>
                <w:rFonts w:cs="Segoe UI"/>
                <w:b/>
                <w:color w:val="FFFFFF" w:themeColor="background1"/>
                <w:sz w:val="20"/>
                <w:szCs w:val="20"/>
              </w:rPr>
              <w:t>Client</w:t>
            </w:r>
          </w:p>
        </w:tc>
      </w:tr>
      <w:tr w:rsidR="00B602B0" w14:paraId="485F827A" w14:textId="77777777" w:rsidTr="00215826">
        <w:trPr>
          <w:trHeight w:val="6722"/>
        </w:trPr>
        <w:tc>
          <w:tcPr>
            <w:tcW w:w="589" w:type="pct"/>
            <w:hideMark/>
          </w:tcPr>
          <w:p w14:paraId="64B3A2B1" w14:textId="71A33C43" w:rsidR="00B602B0" w:rsidRPr="0057690A" w:rsidRDefault="00B602B0" w:rsidP="00121DF4">
            <w:pPr>
              <w:spacing w:line="254" w:lineRule="auto"/>
              <w:rPr>
                <w:rFonts w:cs="Segoe UI"/>
                <w:sz w:val="20"/>
                <w:szCs w:val="20"/>
              </w:rPr>
            </w:pPr>
            <w:r>
              <w:rPr>
                <w:rFonts w:cs="Segoe UI"/>
                <w:sz w:val="20"/>
                <w:szCs w:val="20"/>
              </w:rPr>
              <w:t xml:space="preserve">Office 365 tenant </w:t>
            </w:r>
          </w:p>
        </w:tc>
        <w:tc>
          <w:tcPr>
            <w:tcW w:w="1981" w:type="pct"/>
            <w:hideMark/>
          </w:tcPr>
          <w:p w14:paraId="5A7540BB" w14:textId="77777777" w:rsidR="00B602B0" w:rsidRDefault="00B602B0" w:rsidP="00121DF4">
            <w:pPr>
              <w:rPr>
                <w:rFonts w:cs="Segoe UI"/>
                <w:sz w:val="20"/>
                <w:szCs w:val="20"/>
              </w:rPr>
            </w:pPr>
            <w:r>
              <w:rPr>
                <w:rFonts w:cs="Segoe UI"/>
                <w:sz w:val="20"/>
                <w:szCs w:val="20"/>
              </w:rPr>
              <w:t>Service account with admin rights to be able to:</w:t>
            </w:r>
          </w:p>
          <w:p w14:paraId="5F413D5E" w14:textId="77777777" w:rsidR="00B602B0" w:rsidRPr="00276895" w:rsidRDefault="00B602B0" w:rsidP="00D435A3">
            <w:pPr>
              <w:pStyle w:val="ListParagraph"/>
              <w:numPr>
                <w:ilvl w:val="0"/>
                <w:numId w:val="16"/>
              </w:numPr>
              <w:rPr>
                <w:rFonts w:cs="Segoe UI"/>
                <w:sz w:val="20"/>
                <w:szCs w:val="20"/>
              </w:rPr>
            </w:pPr>
            <w:r w:rsidRPr="00276895">
              <w:rPr>
                <w:rFonts w:cs="Segoe UI"/>
                <w:sz w:val="20"/>
                <w:szCs w:val="20"/>
              </w:rPr>
              <w:t>Setup App catalog</w:t>
            </w:r>
          </w:p>
          <w:p w14:paraId="64DC2D84" w14:textId="77777777" w:rsidR="00B602B0" w:rsidRDefault="00B602B0" w:rsidP="00D435A3">
            <w:pPr>
              <w:pStyle w:val="ListParagraph"/>
              <w:numPr>
                <w:ilvl w:val="0"/>
                <w:numId w:val="16"/>
              </w:numPr>
              <w:rPr>
                <w:rFonts w:cs="Segoe UI"/>
                <w:sz w:val="20"/>
                <w:szCs w:val="20"/>
              </w:rPr>
            </w:pPr>
            <w:r>
              <w:rPr>
                <w:rFonts w:cs="Segoe UI"/>
                <w:sz w:val="20"/>
                <w:szCs w:val="20"/>
              </w:rPr>
              <w:t>Add and install SP apps in app catalog</w:t>
            </w:r>
          </w:p>
          <w:p w14:paraId="6DCB1025" w14:textId="77777777" w:rsidR="00B602B0" w:rsidRDefault="00B602B0" w:rsidP="00D435A3">
            <w:pPr>
              <w:pStyle w:val="ListParagraph"/>
              <w:numPr>
                <w:ilvl w:val="0"/>
                <w:numId w:val="16"/>
              </w:numPr>
              <w:rPr>
                <w:rFonts w:cs="Segoe UI"/>
                <w:sz w:val="20"/>
                <w:szCs w:val="20"/>
              </w:rPr>
            </w:pPr>
            <w:r>
              <w:rPr>
                <w:rFonts w:cs="Segoe UI"/>
                <w:sz w:val="20"/>
                <w:szCs w:val="20"/>
              </w:rPr>
              <w:t>Add Office apps in app catalog</w:t>
            </w:r>
          </w:p>
          <w:p w14:paraId="22374A90" w14:textId="28BEBCEF" w:rsidR="00B602B0" w:rsidRDefault="00B602B0" w:rsidP="00D435A3">
            <w:pPr>
              <w:pStyle w:val="ListParagraph"/>
              <w:numPr>
                <w:ilvl w:val="0"/>
                <w:numId w:val="16"/>
              </w:numPr>
              <w:rPr>
                <w:rFonts w:cs="Segoe UI"/>
                <w:sz w:val="20"/>
                <w:szCs w:val="20"/>
              </w:rPr>
            </w:pPr>
            <w:r>
              <w:rPr>
                <w:rFonts w:cs="Segoe UI"/>
                <w:sz w:val="20"/>
                <w:szCs w:val="20"/>
              </w:rPr>
              <w:t>Add mail apps at Organization\Individual level in Exchange Online</w:t>
            </w:r>
          </w:p>
          <w:p w14:paraId="3E34382D" w14:textId="77777777" w:rsidR="00B602B0" w:rsidRDefault="00B602B0" w:rsidP="00D435A3">
            <w:pPr>
              <w:pStyle w:val="ListParagraph"/>
              <w:numPr>
                <w:ilvl w:val="0"/>
                <w:numId w:val="16"/>
              </w:numPr>
              <w:rPr>
                <w:rFonts w:cs="Segoe UI"/>
                <w:sz w:val="20"/>
                <w:szCs w:val="20"/>
              </w:rPr>
            </w:pPr>
            <w:r>
              <w:rPr>
                <w:rFonts w:cs="Segoe UI"/>
                <w:sz w:val="20"/>
                <w:szCs w:val="20"/>
              </w:rPr>
              <w:t>Admin access on term store to add</w:t>
            </w:r>
            <w:r w:rsidRPr="003C6DC5">
              <w:rPr>
                <w:rFonts w:cs="Segoe UI"/>
                <w:sz w:val="20"/>
                <w:szCs w:val="20"/>
              </w:rPr>
              <w:t xml:space="preserve"> Organizational metadata</w:t>
            </w:r>
          </w:p>
          <w:p w14:paraId="745BE339" w14:textId="77777777" w:rsidR="00B602B0" w:rsidRDefault="00B602B0" w:rsidP="00D435A3">
            <w:pPr>
              <w:pStyle w:val="ListParagraph"/>
              <w:numPr>
                <w:ilvl w:val="0"/>
                <w:numId w:val="16"/>
              </w:numPr>
              <w:rPr>
                <w:rFonts w:cs="Segoe UI"/>
                <w:sz w:val="20"/>
                <w:szCs w:val="20"/>
              </w:rPr>
            </w:pPr>
            <w:r>
              <w:rPr>
                <w:rFonts w:cs="Segoe UI"/>
                <w:sz w:val="20"/>
                <w:szCs w:val="20"/>
              </w:rPr>
              <w:t>Add Crawled\Managed properties</w:t>
            </w:r>
          </w:p>
          <w:p w14:paraId="0428E97D" w14:textId="77777777" w:rsidR="00B602B0" w:rsidRDefault="00B602B0" w:rsidP="00D435A3">
            <w:pPr>
              <w:pStyle w:val="ListParagraph"/>
              <w:numPr>
                <w:ilvl w:val="0"/>
                <w:numId w:val="16"/>
              </w:numPr>
              <w:rPr>
                <w:rFonts w:cs="Segoe UI"/>
                <w:sz w:val="20"/>
                <w:szCs w:val="20"/>
              </w:rPr>
            </w:pPr>
            <w:r>
              <w:rPr>
                <w:rFonts w:cs="Segoe UI"/>
                <w:sz w:val="20"/>
                <w:szCs w:val="20"/>
              </w:rPr>
              <w:t>Create site collections for client</w:t>
            </w:r>
          </w:p>
          <w:p w14:paraId="3092038E" w14:textId="77777777" w:rsidR="00B602B0" w:rsidRDefault="00B602B0" w:rsidP="00D435A3">
            <w:pPr>
              <w:pStyle w:val="ListParagraph"/>
              <w:numPr>
                <w:ilvl w:val="0"/>
                <w:numId w:val="16"/>
              </w:numPr>
              <w:rPr>
                <w:rFonts w:cs="Segoe UI"/>
                <w:sz w:val="20"/>
                <w:szCs w:val="20"/>
              </w:rPr>
            </w:pPr>
            <w:r>
              <w:rPr>
                <w:rFonts w:cs="Segoe UI"/>
                <w:sz w:val="20"/>
                <w:szCs w:val="20"/>
              </w:rPr>
              <w:t xml:space="preserve">Create </w:t>
            </w:r>
            <w:proofErr w:type="spellStart"/>
            <w:r>
              <w:rPr>
                <w:rFonts w:cs="Segoe UI"/>
                <w:sz w:val="20"/>
                <w:szCs w:val="20"/>
              </w:rPr>
              <w:t>config</w:t>
            </w:r>
            <w:proofErr w:type="spellEnd"/>
            <w:r>
              <w:rPr>
                <w:rFonts w:cs="Segoe UI"/>
                <w:sz w:val="20"/>
                <w:szCs w:val="20"/>
              </w:rPr>
              <w:t xml:space="preserve"> lists in catalog site</w:t>
            </w:r>
          </w:p>
          <w:p w14:paraId="6C9F1954" w14:textId="77777777" w:rsidR="00B602B0" w:rsidRDefault="00B602B0" w:rsidP="00D435A3">
            <w:pPr>
              <w:pStyle w:val="ListParagraph"/>
              <w:numPr>
                <w:ilvl w:val="0"/>
                <w:numId w:val="16"/>
              </w:numPr>
              <w:rPr>
                <w:rFonts w:cs="Segoe UI"/>
                <w:sz w:val="20"/>
                <w:szCs w:val="20"/>
              </w:rPr>
            </w:pPr>
            <w:r>
              <w:rPr>
                <w:rFonts w:cs="Segoe UI"/>
                <w:sz w:val="20"/>
                <w:szCs w:val="20"/>
              </w:rPr>
              <w:t>Setup content type hub</w:t>
            </w:r>
          </w:p>
          <w:p w14:paraId="2E9B94F1" w14:textId="77777777" w:rsidR="00B602B0" w:rsidRDefault="00B602B0" w:rsidP="00121DF4">
            <w:pPr>
              <w:rPr>
                <w:rFonts w:cs="Segoe UI"/>
                <w:sz w:val="20"/>
                <w:szCs w:val="20"/>
              </w:rPr>
            </w:pPr>
          </w:p>
          <w:p w14:paraId="6AB1D87A" w14:textId="77777777" w:rsidR="00B602B0" w:rsidRDefault="00B602B0" w:rsidP="00121DF4">
            <w:pPr>
              <w:rPr>
                <w:rFonts w:cs="Segoe UI"/>
                <w:sz w:val="20"/>
                <w:szCs w:val="20"/>
              </w:rPr>
            </w:pPr>
            <w:r>
              <w:rPr>
                <w:rFonts w:cs="Segoe UI"/>
                <w:sz w:val="20"/>
                <w:szCs w:val="20"/>
              </w:rPr>
              <w:t>Exchange service account that will be used to generate mail on the fly for mail cart functionality</w:t>
            </w:r>
          </w:p>
          <w:p w14:paraId="43CAA540" w14:textId="77777777" w:rsidR="00B602B0" w:rsidRDefault="00B602B0" w:rsidP="00121DF4">
            <w:pPr>
              <w:rPr>
                <w:rFonts w:cs="Segoe UI"/>
                <w:sz w:val="20"/>
                <w:szCs w:val="20"/>
              </w:rPr>
            </w:pPr>
          </w:p>
          <w:p w14:paraId="5E56CA87" w14:textId="77777777" w:rsidR="00B602B0" w:rsidRDefault="00B602B0" w:rsidP="00C21C18">
            <w:pPr>
              <w:rPr>
                <w:rFonts w:cs="Segoe UI"/>
                <w:b/>
                <w:sz w:val="20"/>
                <w:szCs w:val="20"/>
              </w:rPr>
            </w:pPr>
            <w:r w:rsidRPr="00C21C18">
              <w:rPr>
                <w:rFonts w:cs="Segoe UI"/>
                <w:b/>
                <w:sz w:val="20"/>
                <w:szCs w:val="20"/>
              </w:rPr>
              <w:t>Note:</w:t>
            </w:r>
            <w:r>
              <w:rPr>
                <w:rFonts w:cs="Segoe UI"/>
                <w:b/>
                <w:sz w:val="20"/>
                <w:szCs w:val="20"/>
              </w:rPr>
              <w:t xml:space="preserve"> </w:t>
            </w:r>
          </w:p>
          <w:p w14:paraId="38485772" w14:textId="77777777" w:rsidR="00B602B0" w:rsidRDefault="00B602B0" w:rsidP="00D435A3">
            <w:pPr>
              <w:pStyle w:val="ListParagraph"/>
              <w:numPr>
                <w:ilvl w:val="0"/>
                <w:numId w:val="20"/>
              </w:numPr>
              <w:rPr>
                <w:rFonts w:cs="Segoe UI"/>
                <w:sz w:val="20"/>
                <w:szCs w:val="20"/>
              </w:rPr>
            </w:pPr>
            <w:r w:rsidRPr="003C6DC5">
              <w:rPr>
                <w:rFonts w:cs="Segoe UI"/>
                <w:sz w:val="20"/>
                <w:szCs w:val="20"/>
              </w:rPr>
              <w:t>Service account represents a single account to</w:t>
            </w:r>
            <w:r>
              <w:rPr>
                <w:rFonts w:cs="Segoe UI"/>
                <w:sz w:val="20"/>
                <w:szCs w:val="20"/>
              </w:rPr>
              <w:t xml:space="preserve"> be used throughout the process</w:t>
            </w:r>
          </w:p>
          <w:p w14:paraId="21ADAAE8" w14:textId="696086CF" w:rsidR="00B602B0" w:rsidRPr="003C6DC5" w:rsidRDefault="00B602B0" w:rsidP="00D435A3">
            <w:pPr>
              <w:pStyle w:val="ListParagraph"/>
              <w:numPr>
                <w:ilvl w:val="0"/>
                <w:numId w:val="20"/>
              </w:numPr>
              <w:rPr>
                <w:rFonts w:cs="Segoe UI"/>
                <w:sz w:val="20"/>
                <w:szCs w:val="20"/>
              </w:rPr>
            </w:pPr>
            <w:r w:rsidRPr="003C6DC5">
              <w:rPr>
                <w:rFonts w:cs="Segoe UI"/>
                <w:sz w:val="20"/>
                <w:szCs w:val="20"/>
              </w:rPr>
              <w:t>Whenever a new client is added to the system, you can follow the steps mentioned in Appendix A for properly setting up the client</w:t>
            </w:r>
          </w:p>
        </w:tc>
        <w:tc>
          <w:tcPr>
            <w:tcW w:w="1807" w:type="pct"/>
          </w:tcPr>
          <w:p w14:paraId="1E825974" w14:textId="77777777" w:rsidR="00B602B0" w:rsidRDefault="00B602B0" w:rsidP="00121DF4">
            <w:pPr>
              <w:rPr>
                <w:rFonts w:cs="Segoe UI"/>
                <w:sz w:val="20"/>
                <w:szCs w:val="20"/>
              </w:rPr>
            </w:pPr>
            <w:r>
              <w:rPr>
                <w:rFonts w:cs="Segoe UI"/>
                <w:sz w:val="20"/>
                <w:szCs w:val="20"/>
              </w:rPr>
              <w:t>Following things should be available or created manually:</w:t>
            </w:r>
          </w:p>
          <w:p w14:paraId="09AE8272" w14:textId="77777777" w:rsidR="00B602B0" w:rsidRDefault="00B602B0" w:rsidP="00D435A3">
            <w:pPr>
              <w:pStyle w:val="ListParagraph"/>
              <w:numPr>
                <w:ilvl w:val="0"/>
                <w:numId w:val="17"/>
              </w:numPr>
              <w:rPr>
                <w:rFonts w:cs="Segoe UI"/>
                <w:sz w:val="20"/>
                <w:szCs w:val="20"/>
              </w:rPr>
            </w:pPr>
            <w:r w:rsidRPr="00276895">
              <w:rPr>
                <w:rFonts w:cs="Segoe UI"/>
                <w:sz w:val="20"/>
                <w:szCs w:val="20"/>
              </w:rPr>
              <w:t>App Catalog</w:t>
            </w:r>
          </w:p>
          <w:p w14:paraId="7F6535C3" w14:textId="68CC7099" w:rsidR="00B602B0" w:rsidRDefault="00B602B0" w:rsidP="00801C6F">
            <w:pPr>
              <w:pStyle w:val="ListParagraph"/>
              <w:ind w:left="360"/>
              <w:rPr>
                <w:rFonts w:cs="Segoe UI"/>
                <w:sz w:val="20"/>
                <w:szCs w:val="20"/>
              </w:rPr>
            </w:pPr>
            <w:r w:rsidRPr="00801C6F">
              <w:rPr>
                <w:rFonts w:cs="Segoe UI"/>
                <w:b/>
                <w:sz w:val="20"/>
                <w:szCs w:val="20"/>
              </w:rPr>
              <w:t>Note:</w:t>
            </w:r>
            <w:r>
              <w:rPr>
                <w:rFonts w:cs="Segoe UI"/>
                <w:sz w:val="20"/>
                <w:szCs w:val="20"/>
              </w:rPr>
              <w:t xml:space="preserve"> Steps to create App catalog is present in Step 2 of deployment steps</w:t>
            </w:r>
          </w:p>
          <w:p w14:paraId="06CF17F3" w14:textId="77777777" w:rsidR="00B602B0" w:rsidRPr="00641C10" w:rsidRDefault="00B602B0" w:rsidP="00D435A3">
            <w:pPr>
              <w:pStyle w:val="ListParagraph"/>
              <w:numPr>
                <w:ilvl w:val="0"/>
                <w:numId w:val="17"/>
              </w:numPr>
              <w:spacing w:line="256" w:lineRule="auto"/>
              <w:rPr>
                <w:rFonts w:cs="Segoe UI"/>
                <w:sz w:val="20"/>
                <w:szCs w:val="20"/>
              </w:rPr>
            </w:pPr>
            <w:r w:rsidRPr="00641C10">
              <w:rPr>
                <w:rFonts w:cs="Segoe UI"/>
                <w:sz w:val="20"/>
                <w:szCs w:val="20"/>
              </w:rPr>
              <w:t>Organizational metadata hierarchy (Client detail, Practice group &amp; hierarchy)</w:t>
            </w:r>
          </w:p>
          <w:p w14:paraId="2AE6612B" w14:textId="6ADA92C3" w:rsidR="00B602B0" w:rsidRPr="003C6DC5" w:rsidRDefault="00B602B0" w:rsidP="00641C10">
            <w:pPr>
              <w:ind w:left="360"/>
              <w:rPr>
                <w:rFonts w:cs="Segoe UI"/>
                <w:sz w:val="20"/>
                <w:szCs w:val="20"/>
              </w:rPr>
            </w:pPr>
            <w:r w:rsidRPr="003C6DC5">
              <w:rPr>
                <w:rFonts w:cs="Segoe UI"/>
                <w:b/>
                <w:sz w:val="20"/>
                <w:szCs w:val="20"/>
              </w:rPr>
              <w:t>Note</w:t>
            </w:r>
            <w:r w:rsidRPr="003C6DC5">
              <w:rPr>
                <w:rFonts w:cs="Segoe UI"/>
                <w:sz w:val="20"/>
                <w:szCs w:val="20"/>
              </w:rPr>
              <w:t xml:space="preserve">: Corresponding term set groups should accordingly be updated to Excel </w:t>
            </w:r>
            <w:proofErr w:type="spellStart"/>
            <w:r w:rsidRPr="003C6DC5">
              <w:rPr>
                <w:rFonts w:cs="Segoe UI"/>
                <w:sz w:val="20"/>
                <w:szCs w:val="20"/>
              </w:rPr>
              <w:t>config</w:t>
            </w:r>
            <w:proofErr w:type="spellEnd"/>
            <w:r w:rsidRPr="003C6DC5">
              <w:rPr>
                <w:rFonts w:cs="Segoe UI"/>
                <w:sz w:val="20"/>
                <w:szCs w:val="20"/>
              </w:rPr>
              <w:t xml:space="preserve"> file</w:t>
            </w:r>
          </w:p>
          <w:p w14:paraId="632A7307"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Client site collections and updating </w:t>
            </w:r>
            <w:proofErr w:type="gramStart"/>
            <w:r w:rsidRPr="003C6DC5">
              <w:rPr>
                <w:rFonts w:cs="Segoe UI"/>
                <w:sz w:val="20"/>
                <w:szCs w:val="20"/>
              </w:rPr>
              <w:t>clients</w:t>
            </w:r>
            <w:proofErr w:type="gramEnd"/>
            <w:r w:rsidRPr="003C6DC5">
              <w:rPr>
                <w:rFonts w:cs="Segoe UI"/>
                <w:sz w:val="20"/>
                <w:szCs w:val="20"/>
              </w:rPr>
              <w:t xml:space="preserve"> taxonomy details</w:t>
            </w:r>
          </w:p>
          <w:p w14:paraId="6E8BCD86" w14:textId="77777777" w:rsidR="00B602B0" w:rsidRPr="003C6DC5" w:rsidRDefault="00B602B0" w:rsidP="00D435A3">
            <w:pPr>
              <w:pStyle w:val="ListParagraph"/>
              <w:numPr>
                <w:ilvl w:val="0"/>
                <w:numId w:val="17"/>
              </w:numPr>
              <w:spacing w:line="256" w:lineRule="auto"/>
              <w:rPr>
                <w:rFonts w:cs="Segoe UI"/>
                <w:sz w:val="20"/>
                <w:szCs w:val="20"/>
              </w:rPr>
            </w:pPr>
            <w:r w:rsidRPr="003C6DC5">
              <w:rPr>
                <w:rFonts w:cs="Segoe UI"/>
                <w:sz w:val="20"/>
                <w:szCs w:val="20"/>
              </w:rPr>
              <w:t xml:space="preserve">Adding Content types, publishing same and </w:t>
            </w:r>
          </w:p>
          <w:p w14:paraId="2A2E9CE6" w14:textId="71CB1956" w:rsidR="00B602B0" w:rsidRPr="003C6DC5" w:rsidRDefault="00B602B0" w:rsidP="005056FD">
            <w:pPr>
              <w:pStyle w:val="ListParagraph"/>
              <w:ind w:left="360"/>
              <w:rPr>
                <w:rFonts w:cs="Segoe UI"/>
                <w:sz w:val="20"/>
                <w:szCs w:val="20"/>
              </w:rPr>
            </w:pPr>
            <w:r w:rsidRPr="003C6DC5">
              <w:rPr>
                <w:rFonts w:cs="Segoe UI"/>
                <w:sz w:val="20"/>
                <w:szCs w:val="20"/>
              </w:rPr>
              <w:t>updating corresponding taxonomy details</w:t>
            </w:r>
          </w:p>
          <w:p w14:paraId="1797DBF9" w14:textId="77777777" w:rsidR="00B602B0" w:rsidRPr="005056FD" w:rsidRDefault="00B602B0" w:rsidP="005056FD">
            <w:pPr>
              <w:pStyle w:val="ListParagraph"/>
              <w:ind w:left="360"/>
            </w:pPr>
          </w:p>
          <w:p w14:paraId="5945DFCC" w14:textId="7BF9D501" w:rsidR="00B602B0" w:rsidRDefault="00B602B0" w:rsidP="00641C10">
            <w:r>
              <w:rPr>
                <w:rFonts w:cs="Segoe UI"/>
                <w:sz w:val="20"/>
                <w:szCs w:val="20"/>
              </w:rPr>
              <w:t>Also Exchange service account details should be added to Matter Center Deployment Configuration Excel</w:t>
            </w:r>
          </w:p>
        </w:tc>
        <w:tc>
          <w:tcPr>
            <w:tcW w:w="623" w:type="pct"/>
            <w:hideMark/>
          </w:tcPr>
          <w:p w14:paraId="68A77072" w14:textId="77777777" w:rsidR="00B602B0" w:rsidRDefault="00B602B0" w:rsidP="00121DF4">
            <w:pPr>
              <w:rPr>
                <w:rFonts w:cs="Segoe UI"/>
                <w:sz w:val="20"/>
                <w:szCs w:val="20"/>
              </w:rPr>
            </w:pPr>
            <w:r>
              <w:rPr>
                <w:rFonts w:cs="Segoe UI"/>
                <w:sz w:val="20"/>
                <w:szCs w:val="20"/>
              </w:rPr>
              <w:t>Outlook 2013, Office 2013,</w:t>
            </w:r>
          </w:p>
          <w:p w14:paraId="7A91AF5C" w14:textId="77777777" w:rsidR="00B602B0" w:rsidRDefault="00B602B0" w:rsidP="00121DF4">
            <w:pPr>
              <w:rPr>
                <w:rFonts w:cs="Segoe UI"/>
                <w:sz w:val="20"/>
                <w:szCs w:val="20"/>
              </w:rPr>
            </w:pPr>
            <w:r>
              <w:rPr>
                <w:rFonts w:cs="Segoe UI"/>
                <w:sz w:val="20"/>
                <w:szCs w:val="20"/>
              </w:rPr>
              <w:t>Exchange 2013,</w:t>
            </w:r>
          </w:p>
          <w:p w14:paraId="4201567B" w14:textId="43266DD6" w:rsidR="00B602B0" w:rsidRDefault="00B602B0" w:rsidP="00121DF4">
            <w:pPr>
              <w:rPr>
                <w:rFonts w:cs="Segoe UI"/>
                <w:sz w:val="20"/>
                <w:szCs w:val="20"/>
              </w:rPr>
            </w:pPr>
            <w:r>
              <w:rPr>
                <w:rFonts w:cs="Segoe UI"/>
                <w:sz w:val="20"/>
                <w:szCs w:val="20"/>
              </w:rPr>
              <w:t>IE 10+</w:t>
            </w:r>
          </w:p>
        </w:tc>
      </w:tr>
      <w:tr w:rsidR="00B602B0" w14:paraId="765CA5F4" w14:textId="77777777" w:rsidTr="00215826">
        <w:tc>
          <w:tcPr>
            <w:tcW w:w="589" w:type="pct"/>
          </w:tcPr>
          <w:p w14:paraId="0FB182FE" w14:textId="27CFEF8E" w:rsidR="00B602B0" w:rsidRPr="00C7042D" w:rsidRDefault="00B602B0" w:rsidP="00121DF4">
            <w:pPr>
              <w:spacing w:line="254" w:lineRule="auto"/>
              <w:rPr>
                <w:rFonts w:cs="Segoe UI"/>
                <w:sz w:val="20"/>
                <w:szCs w:val="20"/>
              </w:rPr>
            </w:pPr>
            <w:r w:rsidRPr="00C7042D">
              <w:rPr>
                <w:rFonts w:cs="Segoe UI"/>
                <w:sz w:val="20"/>
                <w:szCs w:val="20"/>
              </w:rPr>
              <w:t xml:space="preserve">Azure </w:t>
            </w:r>
            <w:r>
              <w:rPr>
                <w:rFonts w:cs="Segoe UI"/>
                <w:sz w:val="20"/>
                <w:szCs w:val="20"/>
              </w:rPr>
              <w:t>Subscription</w:t>
            </w:r>
          </w:p>
        </w:tc>
        <w:tc>
          <w:tcPr>
            <w:tcW w:w="1981" w:type="pct"/>
          </w:tcPr>
          <w:p w14:paraId="27FB168D" w14:textId="138F9E89" w:rsidR="00B602B0" w:rsidRPr="00C7042D" w:rsidRDefault="00B602B0" w:rsidP="00641C10">
            <w:pPr>
              <w:rPr>
                <w:rFonts w:cs="Segoe UI"/>
                <w:sz w:val="20"/>
                <w:szCs w:val="20"/>
              </w:rPr>
            </w:pPr>
            <w:r>
              <w:rPr>
                <w:rFonts w:cs="Segoe UI"/>
                <w:sz w:val="20"/>
                <w:szCs w:val="20"/>
              </w:rPr>
              <w:t>1 a</w:t>
            </w:r>
            <w:r w:rsidRPr="00C7042D">
              <w:rPr>
                <w:rFonts w:cs="Segoe UI"/>
                <w:sz w:val="20"/>
                <w:szCs w:val="20"/>
              </w:rPr>
              <w:t>ccount with admin rights</w:t>
            </w:r>
            <w:r>
              <w:rPr>
                <w:rFonts w:cs="Segoe UI"/>
                <w:sz w:val="20"/>
                <w:szCs w:val="20"/>
              </w:rPr>
              <w:t xml:space="preserve"> to deploy and maintain build. This same account should have Admin permission on 0365 tenancy</w:t>
            </w:r>
          </w:p>
        </w:tc>
        <w:tc>
          <w:tcPr>
            <w:tcW w:w="1807" w:type="pct"/>
          </w:tcPr>
          <w:p w14:paraId="669CF59D" w14:textId="77777777" w:rsidR="00B602B0" w:rsidRDefault="00B602B0" w:rsidP="00121DF4">
            <w:pPr>
              <w:rPr>
                <w:rFonts w:cs="Segoe UI"/>
                <w:sz w:val="20"/>
                <w:szCs w:val="20"/>
              </w:rPr>
            </w:pPr>
            <w:r w:rsidRPr="00C97DAA">
              <w:rPr>
                <w:rFonts w:cs="Segoe UI"/>
                <w:b/>
                <w:sz w:val="20"/>
                <w:szCs w:val="20"/>
              </w:rPr>
              <w:t>Azure</w:t>
            </w:r>
            <w:r>
              <w:rPr>
                <w:rFonts w:cs="Segoe UI"/>
                <w:sz w:val="20"/>
                <w:szCs w:val="20"/>
              </w:rPr>
              <w:t>:</w:t>
            </w:r>
          </w:p>
          <w:p w14:paraId="2E87726F" w14:textId="07C1B5DB" w:rsidR="00B602B0" w:rsidRDefault="00B602B0" w:rsidP="00121DF4">
            <w:pPr>
              <w:rPr>
                <w:rFonts w:cs="Segoe UI"/>
                <w:sz w:val="20"/>
                <w:szCs w:val="20"/>
              </w:rPr>
            </w:pPr>
            <w:r>
              <w:rPr>
                <w:rFonts w:cs="Segoe UI"/>
                <w:sz w:val="20"/>
                <w:szCs w:val="20"/>
              </w:rPr>
              <w:t>This subscription will be used to deploy Web site, Web service and maintain error logs. Hence we will require a subscription which has following:</w:t>
            </w:r>
          </w:p>
          <w:p w14:paraId="1D3DE378" w14:textId="77777777" w:rsidR="00B602B0" w:rsidRDefault="00B602B0" w:rsidP="00D435A3">
            <w:pPr>
              <w:pStyle w:val="ListParagraph"/>
              <w:numPr>
                <w:ilvl w:val="0"/>
                <w:numId w:val="15"/>
              </w:numPr>
              <w:rPr>
                <w:rFonts w:cs="Segoe UI"/>
                <w:sz w:val="20"/>
                <w:szCs w:val="20"/>
              </w:rPr>
            </w:pPr>
            <w:r>
              <w:rPr>
                <w:rFonts w:cs="Segoe UI"/>
                <w:sz w:val="20"/>
                <w:szCs w:val="20"/>
              </w:rPr>
              <w:t>Web role</w:t>
            </w:r>
          </w:p>
          <w:p w14:paraId="243FE628" w14:textId="08E80D25" w:rsidR="00B602B0" w:rsidRPr="001225FD" w:rsidRDefault="00B602B0" w:rsidP="00D435A3">
            <w:pPr>
              <w:pStyle w:val="ListParagraph"/>
              <w:numPr>
                <w:ilvl w:val="0"/>
                <w:numId w:val="15"/>
              </w:numPr>
              <w:rPr>
                <w:rFonts w:cs="Segoe UI"/>
                <w:sz w:val="20"/>
                <w:szCs w:val="20"/>
              </w:rPr>
            </w:pPr>
            <w:r>
              <w:rPr>
                <w:rFonts w:cs="Segoe UI"/>
                <w:sz w:val="20"/>
                <w:szCs w:val="20"/>
              </w:rPr>
              <w:t>Azure Storage</w:t>
            </w:r>
          </w:p>
        </w:tc>
        <w:tc>
          <w:tcPr>
            <w:tcW w:w="623" w:type="pct"/>
          </w:tcPr>
          <w:p w14:paraId="426D4E2B" w14:textId="77777777" w:rsidR="00B602B0" w:rsidRPr="00C7042D" w:rsidRDefault="00B602B0" w:rsidP="00121DF4">
            <w:pPr>
              <w:rPr>
                <w:rFonts w:cs="Segoe UI"/>
                <w:sz w:val="20"/>
                <w:szCs w:val="20"/>
              </w:rPr>
            </w:pPr>
          </w:p>
        </w:tc>
      </w:tr>
    </w:tbl>
    <w:p w14:paraId="62D247F2" w14:textId="1C9F254C" w:rsidR="001225FD" w:rsidRPr="00CF4E68" w:rsidRDefault="001B05B1" w:rsidP="00CF4E68">
      <w:pPr>
        <w:rPr>
          <w:b/>
        </w:rPr>
      </w:pPr>
      <w:r w:rsidRPr="00CF4E68">
        <w:rPr>
          <w:b/>
        </w:rPr>
        <w:lastRenderedPageBreak/>
        <w:t>Other requirements:</w:t>
      </w:r>
    </w:p>
    <w:p w14:paraId="0FC4737F" w14:textId="77777777" w:rsidR="00CB7B62" w:rsidRDefault="001225FD" w:rsidP="00B818AC">
      <w:pPr>
        <w:pStyle w:val="ListNumber"/>
        <w:rPr>
          <w:noProof/>
        </w:rPr>
      </w:pPr>
      <w:r>
        <w:rPr>
          <w:noProof/>
        </w:rPr>
        <w:t xml:space="preserve">For mail cart functionality </w:t>
      </w:r>
      <w:r w:rsidR="001B05B1">
        <w:rPr>
          <w:noProof/>
        </w:rPr>
        <w:t>o</w:t>
      </w:r>
      <w:r>
        <w:rPr>
          <w:noProof/>
        </w:rPr>
        <w:t>n Web Dashboard, we will require a service account to generate the e-mail with attachments on the fly and to ensure that the mail will be deleted from drafts once sent</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563303EA" w14:textId="77777777" w:rsidR="00CB7B62" w:rsidRDefault="00D809FA" w:rsidP="00B818AC">
      <w:pPr>
        <w:pStyle w:val="ListNumber"/>
        <w:rPr>
          <w:noProof/>
        </w:rPr>
      </w:pPr>
      <w:r w:rsidRPr="00CB7B62">
        <w:rPr>
          <w:noProof/>
        </w:rPr>
        <w:t>For a brand new Office 365 tenant subscription, the account being used for deployment needs admin access to the Term Store in the SharePoint admin center</w:t>
      </w:r>
    </w:p>
    <w:p w14:paraId="7701A6FC" w14:textId="54198404" w:rsidR="001C566A" w:rsidRPr="00E90941" w:rsidRDefault="001C566A" w:rsidP="00B818AC">
      <w:pPr>
        <w:pStyle w:val="ListNumber"/>
        <w:rPr>
          <w:noProof/>
        </w:rPr>
      </w:pPr>
      <w:r>
        <w:rPr>
          <w:noProof/>
        </w:rPr>
        <w:t>Below are the pre-requistes for running the scripts on the user’ machine:</w:t>
      </w:r>
    </w:p>
    <w:p w14:paraId="5A707FB0" w14:textId="77777777" w:rsidR="00E90941" w:rsidRPr="001029D2" w:rsidRDefault="00E966FD" w:rsidP="00CF4E68">
      <w:pPr>
        <w:pStyle w:val="ListBullet"/>
        <w:tabs>
          <w:tab w:val="clear" w:pos="360"/>
          <w:tab w:val="num" w:pos="720"/>
        </w:tabs>
        <w:ind w:left="720"/>
        <w:rPr>
          <w:rStyle w:val="Hyperlink"/>
          <w:rFonts w:eastAsia="Times New Roman" w:cs="Segoe UI"/>
          <w:color w:val="767171" w:themeColor="background2" w:themeShade="80"/>
        </w:rPr>
      </w:pPr>
      <w:hyperlink r:id="rId14" w:history="1">
        <w:r w:rsidR="00E90941" w:rsidRPr="001029D2">
          <w:rPr>
            <w:rStyle w:val="Hyperlink"/>
            <w:rFonts w:eastAsia="Times New Roman" w:cs="Segoe UI"/>
          </w:rPr>
          <w:t>SharePoint Online Management Shell</w:t>
        </w:r>
      </w:hyperlink>
    </w:p>
    <w:p w14:paraId="74FDE3E2" w14:textId="77777777" w:rsidR="00E90941" w:rsidRPr="001029D2" w:rsidRDefault="00E966F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5" w:history="1">
        <w:r w:rsidR="00E90941" w:rsidRPr="001029D2">
          <w:rPr>
            <w:rStyle w:val="Hyperlink"/>
            <w:rFonts w:eastAsia="Times New Roman" w:cs="Segoe UI"/>
          </w:rPr>
          <w:t>Windows PowerShell</w:t>
        </w:r>
      </w:hyperlink>
    </w:p>
    <w:p w14:paraId="36CF26E4" w14:textId="3241C481" w:rsidR="00206DF5" w:rsidRPr="001029D2" w:rsidRDefault="00E966F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206DF5" w:rsidRPr="001029D2">
          <w:rPr>
            <w:rStyle w:val="Hyperlink"/>
            <w:rFonts w:eastAsia="Times New Roman" w:cs="Segoe UI"/>
          </w:rPr>
          <w:t>Azure PowerShell</w:t>
        </w:r>
      </w:hyperlink>
    </w:p>
    <w:p w14:paraId="44F0BD3E" w14:textId="15F777C6" w:rsidR="00D809FA" w:rsidRPr="001029D2" w:rsidRDefault="00E966F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64A3AB01" w14:textId="28BF7421" w:rsidR="00CF4E68" w:rsidRPr="00497041" w:rsidRDefault="00714130" w:rsidP="00497041">
      <w:pPr>
        <w:pStyle w:val="ListNumber"/>
        <w:rPr>
          <w:noProof/>
        </w:rPr>
      </w:pPr>
      <w:r w:rsidRPr="001029D2">
        <w:rPr>
          <w:rStyle w:val="Hyperlink"/>
          <w:rFonts w:eastAsia="Times New Roman" w:cs="Segoe UI"/>
          <w:color w:val="auto"/>
          <w:u w:val="none"/>
        </w:rPr>
        <w:fldChar w:fldCharType="end"/>
      </w:r>
      <w:r w:rsidR="00851890">
        <w:rPr>
          <w:rStyle w:val="Hyperlink"/>
          <w:rFonts w:eastAsia="Times New Roman" w:cs="Segoe UI"/>
          <w:color w:val="auto"/>
          <w:u w:val="none"/>
        </w:rPr>
        <w:t>U</w:t>
      </w:r>
      <w:r w:rsidR="00851890" w:rsidRPr="00497041">
        <w:rPr>
          <w:noProof/>
        </w:rPr>
        <w:t>se English (code 1033) SharePoint Online sites for initial deployment.</w:t>
      </w:r>
    </w:p>
    <w:p w14:paraId="06D2B3C6" w14:textId="7443B5D5" w:rsidR="0067740E" w:rsidRDefault="0067740E" w:rsidP="00CF4E68">
      <w:pPr>
        <w:rPr>
          <w:noProof/>
        </w:rPr>
      </w:pPr>
      <w:r w:rsidRPr="0067740E">
        <w:rPr>
          <w:b/>
          <w:noProof/>
        </w:rPr>
        <w:t>Note</w:t>
      </w:r>
      <w:r>
        <w:rPr>
          <w:noProof/>
        </w:rPr>
        <w:t>: Sometimes the scripts are not allowed to execute on the machine, we can follow below steps to allow execution of the script:</w:t>
      </w:r>
    </w:p>
    <w:p w14:paraId="4FE26E74" w14:textId="6E213F5A" w:rsidR="003E5A85" w:rsidRPr="003E5A85" w:rsidRDefault="003E5A85" w:rsidP="00497041">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 in Windows Explorer (right-click -&gt; checkmark:</w:t>
      </w:r>
      <w:r w:rsidR="008E1C07">
        <w:rPr>
          <w:shd w:val="clear" w:color="auto" w:fill="FFFFFF"/>
        </w:rPr>
        <w:t xml:space="preserve"> </w:t>
      </w:r>
      <w:r w:rsidRPr="003E5A85">
        <w:rPr>
          <w:shd w:val="clear" w:color="auto" w:fill="FFFFFF"/>
        </w:rPr>
        <w:t>Unblock -&gt; OK)</w:t>
      </w:r>
    </w:p>
    <w:p w14:paraId="3CB43726" w14:textId="30BE3E18" w:rsidR="003E5A85" w:rsidRPr="003E5A85" w:rsidRDefault="003E5A85" w:rsidP="00497041">
      <w:pPr>
        <w:pStyle w:val="ListBullet"/>
        <w:tabs>
          <w:tab w:val="clear" w:pos="360"/>
          <w:tab w:val="num" w:pos="720"/>
        </w:tabs>
        <w:ind w:left="720"/>
      </w:pPr>
      <w:r w:rsidRPr="003E5A85">
        <w:rPr>
          <w:shd w:val="clear" w:color="auto" w:fill="FFFFFF"/>
        </w:rPr>
        <w:t xml:space="preserve">Unblock all </w:t>
      </w:r>
      <w:r w:rsidR="00DE0D6E">
        <w:rPr>
          <w:shd w:val="clear" w:color="auto" w:fill="FFFFFF"/>
        </w:rPr>
        <w:t xml:space="preserve">DLL </w:t>
      </w:r>
      <w:r w:rsidRPr="003E5A85">
        <w:rPr>
          <w:shd w:val="clear" w:color="auto" w:fill="FFFFFF"/>
        </w:rPr>
        <w:t>files in the deployment folder structure in Windows Explorer (right-click -&gt; checkmark:</w:t>
      </w:r>
      <w:r w:rsidR="008E1C07">
        <w:rPr>
          <w:shd w:val="clear" w:color="auto" w:fill="FFFFFF"/>
        </w:rPr>
        <w:t xml:space="preserve"> </w:t>
      </w:r>
      <w:r w:rsidRPr="003E5A85">
        <w:rPr>
          <w:shd w:val="clear" w:color="auto" w:fill="FFFFFF"/>
        </w:rPr>
        <w:t>Unblock -&gt; OK)</w:t>
      </w:r>
    </w:p>
    <w:p w14:paraId="0587F28A" w14:textId="3C511088" w:rsidR="0067740E" w:rsidRPr="0067740E" w:rsidRDefault="0067740E" w:rsidP="00CF4E68">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77777777" w:rsidR="00F678EF" w:rsidRPr="0076342B" w:rsidRDefault="00F678EF" w:rsidP="00F678EF">
      <w:pPr>
        <w:pStyle w:val="ListBullet"/>
        <w:numPr>
          <w:ilvl w:val="0"/>
          <w:numId w:val="0"/>
        </w:numPr>
        <w:ind w:left="720"/>
        <w:rPr>
          <w:rFonts w:cs="Segoe UI"/>
          <w:b/>
          <w:noProof/>
          <w:sz w:val="20"/>
          <w:szCs w:val="20"/>
        </w:rPr>
      </w:pPr>
    </w:p>
    <w:p w14:paraId="5372AC2C" w14:textId="75A4C815" w:rsidR="0076342B" w:rsidRDefault="0076342B" w:rsidP="00F678EF">
      <w:pPr>
        <w:pStyle w:val="Heading2"/>
      </w:pPr>
      <w:bookmarkStart w:id="2" w:name="_Toc438060987"/>
      <w:r>
        <w:t>Deployment steps</w:t>
      </w:r>
      <w:bookmarkEnd w:id="2"/>
      <w:r>
        <w:t xml:space="preserve"> </w:t>
      </w:r>
    </w:p>
    <w:p w14:paraId="4D9CC37E" w14:textId="77777777" w:rsidR="0076342B" w:rsidRPr="0076342B" w:rsidRDefault="0076342B" w:rsidP="0076342B"/>
    <w:tbl>
      <w:tblPr>
        <w:tblStyle w:val="TableGrid"/>
        <w:tblW w:w="5000" w:type="pct"/>
        <w:tblLayout w:type="fixed"/>
        <w:tblLook w:val="04A0" w:firstRow="1" w:lastRow="0" w:firstColumn="1" w:lastColumn="0" w:noHBand="0" w:noVBand="1"/>
      </w:tblPr>
      <w:tblGrid>
        <w:gridCol w:w="984"/>
        <w:gridCol w:w="10769"/>
        <w:gridCol w:w="1197"/>
      </w:tblGrid>
      <w:tr w:rsidR="00F15494" w:rsidRPr="005617D8" w14:paraId="3188C917" w14:textId="77777777" w:rsidTr="009675DA">
        <w:trPr>
          <w:tblHeader/>
        </w:trPr>
        <w:tc>
          <w:tcPr>
            <w:tcW w:w="380"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158" w:type="pct"/>
            <w:shd w:val="clear" w:color="auto" w:fill="0070C0"/>
            <w:hideMark/>
          </w:tcPr>
          <w:p w14:paraId="2BAD6962" w14:textId="4EA7AF46"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462"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F15494" w:rsidRPr="005617D8" w14:paraId="4218A079" w14:textId="77777777" w:rsidTr="009675DA">
        <w:tc>
          <w:tcPr>
            <w:tcW w:w="380" w:type="pct"/>
          </w:tcPr>
          <w:p w14:paraId="654001C3" w14:textId="516A386F" w:rsidR="00F15494" w:rsidRPr="00F15494" w:rsidRDefault="00F15494" w:rsidP="009675DA">
            <w:pPr>
              <w:ind w:left="60"/>
              <w:rPr>
                <w:rFonts w:eastAsia="Times New Roman" w:cs="Segoe UI"/>
                <w:b/>
                <w:sz w:val="20"/>
                <w:szCs w:val="20"/>
              </w:rPr>
            </w:pPr>
            <w:r w:rsidRPr="009675DA">
              <w:rPr>
                <w:rFonts w:eastAsia="Times New Roman" w:cs="Segoe UI"/>
                <w:b/>
                <w:sz w:val="20"/>
                <w:szCs w:val="20"/>
              </w:rPr>
              <w:t>Step 1</w:t>
            </w:r>
          </w:p>
        </w:tc>
        <w:tc>
          <w:tcPr>
            <w:tcW w:w="4158" w:type="pct"/>
            <w:hideMark/>
          </w:tcPr>
          <w:p w14:paraId="700D6C4A" w14:textId="0B7366EB" w:rsidR="00F15494" w:rsidRPr="005617D8" w:rsidRDefault="00F15494" w:rsidP="00F678EF">
            <w:pPr>
              <w:ind w:left="697"/>
              <w:rPr>
                <w:rFonts w:eastAsia="Times New Roman" w:cs="Segoe UI"/>
                <w:sz w:val="20"/>
                <w:szCs w:val="20"/>
              </w:rPr>
            </w:pPr>
            <w:r w:rsidRPr="005617D8">
              <w:rPr>
                <w:rFonts w:eastAsia="Times New Roman" w:cs="Segoe UI"/>
                <w:b/>
                <w:sz w:val="20"/>
                <w:szCs w:val="20"/>
              </w:rPr>
              <w:t>Windows Azure</w:t>
            </w:r>
            <w:r w:rsidRPr="005617D8">
              <w:rPr>
                <w:rFonts w:eastAsia="Times New Roman" w:cs="Segoe UI"/>
                <w:sz w:val="20"/>
                <w:szCs w:val="20"/>
              </w:rPr>
              <w:t xml:space="preserve"> - Create and configure websites</w:t>
            </w:r>
          </w:p>
          <w:p w14:paraId="580A33F4" w14:textId="673418F1"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1A77F23B" w14:textId="14F1C5A1" w:rsidR="00F15494" w:rsidRDefault="00F15494" w:rsidP="00F678EF">
            <w:pPr>
              <w:ind w:left="697"/>
              <w:rPr>
                <w:rFonts w:eastAsia="Times New Roman" w:cs="Segoe UI"/>
                <w:b/>
                <w:bCs/>
                <w:sz w:val="20"/>
                <w:szCs w:val="20"/>
              </w:rPr>
            </w:pPr>
            <w:r w:rsidRPr="005617D8">
              <w:rPr>
                <w:rFonts w:eastAsia="Times New Roman" w:cs="Segoe UI"/>
                <w:b/>
                <w:bCs/>
                <w:sz w:val="20"/>
                <w:szCs w:val="20"/>
              </w:rPr>
              <w:lastRenderedPageBreak/>
              <w:t>Steps to create and configure Azure sites:</w:t>
            </w:r>
          </w:p>
          <w:p w14:paraId="1A376737" w14:textId="77777777" w:rsidR="00F15494" w:rsidRPr="005617D8" w:rsidRDefault="00F15494" w:rsidP="00F678EF">
            <w:pPr>
              <w:ind w:left="697"/>
              <w:rPr>
                <w:rFonts w:eastAsia="Times New Roman" w:cs="Segoe UI"/>
                <w:sz w:val="20"/>
                <w:szCs w:val="20"/>
              </w:rPr>
            </w:pPr>
          </w:p>
          <w:p w14:paraId="06948C11" w14:textId="1421EAA7" w:rsidR="00F15494" w:rsidRPr="005617D8" w:rsidRDefault="00F15494" w:rsidP="00F678EF">
            <w:pPr>
              <w:pStyle w:val="ListParagraph"/>
              <w:numPr>
                <w:ilvl w:val="0"/>
                <w:numId w:val="14"/>
              </w:numPr>
              <w:ind w:left="697"/>
              <w:textAlignment w:val="center"/>
              <w:rPr>
                <w:rFonts w:eastAsia="Times New Roman" w:cs="Segoe UI"/>
                <w:sz w:val="20"/>
                <w:szCs w:val="20"/>
              </w:rPr>
            </w:pPr>
            <w:r w:rsidRPr="005617D8">
              <w:rPr>
                <w:rFonts w:eastAsia="Times New Roman" w:cs="Segoe UI"/>
                <w:sz w:val="20"/>
                <w:szCs w:val="20"/>
              </w:rPr>
              <w:t>Create 2 websites on Azure</w:t>
            </w:r>
          </w:p>
          <w:p w14:paraId="297315CE" w14:textId="2BAFF7D0" w:rsidR="00F15494" w:rsidRDefault="00415AE8" w:rsidP="00F678EF">
            <w:pPr>
              <w:pStyle w:val="ListParagraph"/>
              <w:ind w:left="697"/>
              <w:textAlignment w:val="center"/>
              <w:rPr>
                <w:ins w:id="3" w:author="Swapnil Mirjolkar | MAQ Software" w:date="2016-02-26T12:24:00Z"/>
                <w:rFonts w:eastAsia="Times New Roman" w:cs="Segoe UI"/>
                <w:sz w:val="20"/>
                <w:szCs w:val="20"/>
              </w:rPr>
            </w:pPr>
            <w:ins w:id="4" w:author="Swapnil Mirjolkar | MAQ Software" w:date="2016-02-26T12:24:00Z">
              <w:r>
                <w:rPr>
                  <w:rFonts w:eastAsia="Times New Roman" w:cs="Segoe UI"/>
                  <w:sz w:val="20"/>
                  <w:szCs w:val="20"/>
                </w:rPr>
                <w:t>Note that o</w:t>
              </w:r>
            </w:ins>
            <w:ins w:id="5" w:author="Swapnil Mirjolkar | MAQ Software" w:date="2016-02-26T12:20:00Z">
              <w:r w:rsidR="0043230E">
                <w:rPr>
                  <w:rFonts w:eastAsia="Times New Roman" w:cs="Segoe UI"/>
                  <w:sz w:val="20"/>
                  <w:szCs w:val="20"/>
                </w:rPr>
                <w:t xml:space="preserve">ne </w:t>
              </w:r>
            </w:ins>
            <w:ins w:id="6" w:author="Swapnil Mirjolkar | MAQ Software" w:date="2016-02-26T12:24:00Z">
              <w:r>
                <w:rPr>
                  <w:rFonts w:eastAsia="Times New Roman" w:cs="Segoe UI"/>
                  <w:sz w:val="20"/>
                  <w:szCs w:val="20"/>
                </w:rPr>
                <w:t xml:space="preserve">azure </w:t>
              </w:r>
            </w:ins>
            <w:ins w:id="7" w:author="Swapnil Mirjolkar | MAQ Software" w:date="2016-02-26T12:20:00Z">
              <w:r w:rsidR="0043230E">
                <w:rPr>
                  <w:rFonts w:eastAsia="Times New Roman" w:cs="Segoe UI"/>
                  <w:sz w:val="20"/>
                  <w:szCs w:val="20"/>
                </w:rPr>
                <w:t xml:space="preserve">site will be used for App UI </w:t>
              </w:r>
            </w:ins>
            <w:ins w:id="8" w:author="Swapnil Mirjolkar | MAQ Software" w:date="2016-02-26T12:21:00Z">
              <w:r w:rsidR="0043230E">
                <w:rPr>
                  <w:rFonts w:eastAsia="Times New Roman" w:cs="Segoe UI"/>
                  <w:sz w:val="20"/>
                  <w:szCs w:val="20"/>
                </w:rPr>
                <w:t>and another will be used for app Service</w:t>
              </w:r>
            </w:ins>
            <w:bookmarkStart w:id="9" w:name="_GoBack"/>
            <w:bookmarkEnd w:id="9"/>
          </w:p>
          <w:p w14:paraId="42B6B82E" w14:textId="77777777" w:rsidR="00415AE8" w:rsidRDefault="00415AE8" w:rsidP="00F678EF">
            <w:pPr>
              <w:pStyle w:val="ListParagraph"/>
              <w:ind w:left="697"/>
              <w:textAlignment w:val="center"/>
              <w:rPr>
                <w:rFonts w:eastAsia="Times New Roman" w:cs="Segoe UI"/>
                <w:sz w:val="20"/>
                <w:szCs w:val="20"/>
              </w:rPr>
            </w:pPr>
          </w:p>
          <w:p w14:paraId="59FD7347" w14:textId="11DB6CD2" w:rsidR="00F15494" w:rsidRDefault="00F15494" w:rsidP="00F678EF">
            <w:pPr>
              <w:pStyle w:val="ListParagraph"/>
              <w:ind w:left="697"/>
              <w:textAlignment w:val="center"/>
              <w:rPr>
                <w:rFonts w:eastAsia="Times New Roman" w:cs="Segoe UI"/>
                <w:sz w:val="20"/>
                <w:szCs w:val="20"/>
              </w:rPr>
            </w:pPr>
            <w:r w:rsidRPr="005617D8">
              <w:rPr>
                <w:rFonts w:eastAsia="Times New Roman" w:cs="Segoe UI"/>
                <w:sz w:val="20"/>
                <w:szCs w:val="20"/>
              </w:rPr>
              <w:t>For creating website, please follow below steps:</w:t>
            </w:r>
          </w:p>
          <w:p w14:paraId="29EA6FDC" w14:textId="77777777" w:rsidR="00F15494" w:rsidRPr="005617D8" w:rsidRDefault="00F15494" w:rsidP="00F678EF">
            <w:pPr>
              <w:pStyle w:val="ListParagraph"/>
              <w:ind w:left="697"/>
              <w:textAlignment w:val="center"/>
              <w:rPr>
                <w:rFonts w:eastAsia="Times New Roman" w:cs="Segoe UI"/>
                <w:sz w:val="20"/>
                <w:szCs w:val="20"/>
              </w:rPr>
            </w:pPr>
          </w:p>
          <w:p w14:paraId="6B3C44A1" w14:textId="7C875BF0" w:rsidR="00F15494" w:rsidRPr="005617D8" w:rsidRDefault="00F131E7" w:rsidP="00D435A3">
            <w:pPr>
              <w:pStyle w:val="ListParagraph"/>
              <w:numPr>
                <w:ilvl w:val="0"/>
                <w:numId w:val="21"/>
              </w:numPr>
              <w:ind w:left="697"/>
              <w:textAlignment w:val="center"/>
              <w:rPr>
                <w:rFonts w:eastAsia="Times New Roman" w:cs="Segoe UI"/>
                <w:sz w:val="20"/>
                <w:szCs w:val="20"/>
              </w:rPr>
            </w:pPr>
            <w:r>
              <w:rPr>
                <w:rFonts w:eastAsia="Times New Roman" w:cs="Segoe UI"/>
                <w:sz w:val="20"/>
                <w:szCs w:val="20"/>
              </w:rPr>
              <w:t>Select Web Apps and click on Add button</w:t>
            </w:r>
          </w:p>
          <w:p w14:paraId="67F0FB48" w14:textId="0ADEE5F3" w:rsidR="00F15494" w:rsidRPr="005617D8" w:rsidRDefault="007E1E1F" w:rsidP="00F678EF">
            <w:pPr>
              <w:pStyle w:val="ListParagraph"/>
              <w:ind w:left="697"/>
              <w:textAlignment w:val="center"/>
              <w:rPr>
                <w:rFonts w:eastAsia="Times New Roman" w:cs="Segoe UI"/>
                <w:sz w:val="20"/>
                <w:szCs w:val="20"/>
              </w:rPr>
            </w:pPr>
            <w:r w:rsidRPr="007E1E1F">
              <w:rPr>
                <w:rFonts w:cs="Segoe UI"/>
                <w:noProof/>
                <w:sz w:val="20"/>
                <w:szCs w:val="20"/>
              </w:rPr>
              <w:drawing>
                <wp:inline distT="0" distB="0" distL="0" distR="0" wp14:anchorId="75309E29" wp14:editId="1913D5AE">
                  <wp:extent cx="5966324" cy="3476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91262" cy="3490976"/>
                          </a:xfrm>
                          <a:prstGeom prst="rect">
                            <a:avLst/>
                          </a:prstGeom>
                        </pic:spPr>
                      </pic:pic>
                    </a:graphicData>
                  </a:graphic>
                </wp:inline>
              </w:drawing>
            </w:r>
          </w:p>
          <w:p w14:paraId="6FC2AD70" w14:textId="59954A7A" w:rsidR="00F15494" w:rsidRPr="005617D8" w:rsidRDefault="00F07C85" w:rsidP="00D435A3">
            <w:pPr>
              <w:pStyle w:val="ListParagraph"/>
              <w:numPr>
                <w:ilvl w:val="0"/>
                <w:numId w:val="21"/>
              </w:numPr>
              <w:ind w:left="697"/>
              <w:textAlignment w:val="center"/>
              <w:rPr>
                <w:rFonts w:eastAsia="Times New Roman" w:cs="Segoe UI"/>
                <w:sz w:val="20"/>
                <w:szCs w:val="20"/>
              </w:rPr>
            </w:pPr>
            <w:r>
              <w:rPr>
                <w:rFonts w:eastAsia="Times New Roman" w:cs="Segoe UI"/>
                <w:sz w:val="20"/>
                <w:szCs w:val="20"/>
              </w:rPr>
              <w:t>Enter name for web app and appropriate subscription Resource group and App Service plan</w:t>
            </w:r>
          </w:p>
          <w:p w14:paraId="57673B78" w14:textId="7D6EA099" w:rsidR="00F15494" w:rsidRPr="005617D8" w:rsidRDefault="00FF5EB6" w:rsidP="00F678EF">
            <w:pPr>
              <w:pStyle w:val="ListParagraph"/>
              <w:ind w:left="697"/>
              <w:textAlignment w:val="center"/>
              <w:rPr>
                <w:rFonts w:eastAsia="Times New Roman" w:cs="Segoe UI"/>
                <w:sz w:val="20"/>
                <w:szCs w:val="20"/>
              </w:rPr>
            </w:pPr>
            <w:r>
              <w:rPr>
                <w:noProof/>
              </w:rPr>
              <w:lastRenderedPageBreak/>
              <w:drawing>
                <wp:inline distT="0" distB="0" distL="0" distR="0" wp14:anchorId="74BFC960" wp14:editId="5FBDC417">
                  <wp:extent cx="1995501" cy="4563374"/>
                  <wp:effectExtent l="0" t="0" r="508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0792" cy="4575473"/>
                          </a:xfrm>
                          <a:prstGeom prst="rect">
                            <a:avLst/>
                          </a:prstGeom>
                        </pic:spPr>
                      </pic:pic>
                    </a:graphicData>
                  </a:graphic>
                </wp:inline>
              </w:drawing>
            </w:r>
          </w:p>
          <w:p w14:paraId="005C9317" w14:textId="2E3F1CD9" w:rsidR="00F15494" w:rsidRDefault="00FB4F1C" w:rsidP="00D435A3">
            <w:pPr>
              <w:pStyle w:val="ListParagraph"/>
              <w:numPr>
                <w:ilvl w:val="0"/>
                <w:numId w:val="21"/>
              </w:numPr>
              <w:ind w:left="697"/>
              <w:textAlignment w:val="center"/>
              <w:rPr>
                <w:rFonts w:eastAsia="Times New Roman" w:cs="Segoe UI"/>
                <w:sz w:val="20"/>
                <w:szCs w:val="20"/>
              </w:rPr>
            </w:pPr>
            <w:r>
              <w:rPr>
                <w:rFonts w:eastAsia="Times New Roman" w:cs="Segoe UI"/>
                <w:sz w:val="20"/>
                <w:szCs w:val="20"/>
              </w:rPr>
              <w:t>Click on create button at the bottom of the panel</w:t>
            </w:r>
          </w:p>
          <w:p w14:paraId="61660AE0" w14:textId="77777777" w:rsidR="00F15494" w:rsidRPr="005617D8" w:rsidRDefault="00F15494" w:rsidP="00F678EF">
            <w:pPr>
              <w:pStyle w:val="ListParagraph"/>
              <w:ind w:left="697"/>
              <w:textAlignment w:val="center"/>
              <w:rPr>
                <w:rFonts w:eastAsia="Times New Roman" w:cs="Segoe UI"/>
                <w:sz w:val="20"/>
                <w:szCs w:val="20"/>
              </w:rPr>
            </w:pPr>
          </w:p>
          <w:p w14:paraId="52512142" w14:textId="534E2E52" w:rsidR="00207996" w:rsidRDefault="00D66763" w:rsidP="00F678EF">
            <w:pPr>
              <w:pStyle w:val="ListParagraph"/>
              <w:ind w:left="697"/>
              <w:textAlignment w:val="center"/>
              <w:rPr>
                <w:rFonts w:eastAsia="Times New Roman" w:cs="Segoe UI"/>
                <w:sz w:val="20"/>
                <w:szCs w:val="20"/>
              </w:rPr>
            </w:pPr>
            <w:r w:rsidRPr="00207996">
              <w:rPr>
                <w:rFonts w:eastAsia="Times New Roman" w:cs="Segoe UI"/>
                <w:sz w:val="20"/>
                <w:szCs w:val="20"/>
              </w:rPr>
              <w:t>Please Note</w:t>
            </w:r>
            <w:r>
              <w:rPr>
                <w:rFonts w:eastAsia="Times New Roman" w:cs="Segoe UI"/>
                <w:sz w:val="20"/>
                <w:szCs w:val="20"/>
              </w:rPr>
              <w:t xml:space="preserve">, you should select the </w:t>
            </w:r>
            <w:r w:rsidR="00FB4F1C">
              <w:rPr>
                <w:rFonts w:eastAsia="Times New Roman" w:cs="Segoe UI"/>
                <w:sz w:val="20"/>
                <w:szCs w:val="20"/>
              </w:rPr>
              <w:t>App Service</w:t>
            </w:r>
            <w:r w:rsidR="00C93143">
              <w:rPr>
                <w:rFonts w:eastAsia="Times New Roman" w:cs="Segoe UI"/>
                <w:sz w:val="20"/>
                <w:szCs w:val="20"/>
              </w:rPr>
              <w:t xml:space="preserve"> </w:t>
            </w:r>
            <w:r w:rsidR="00FB4F1C">
              <w:rPr>
                <w:rFonts w:eastAsia="Times New Roman" w:cs="Segoe UI"/>
                <w:sz w:val="20"/>
                <w:szCs w:val="20"/>
              </w:rPr>
              <w:t>Location</w:t>
            </w:r>
            <w:r>
              <w:rPr>
                <w:rFonts w:eastAsia="Times New Roman" w:cs="Segoe UI"/>
                <w:sz w:val="20"/>
                <w:szCs w:val="20"/>
              </w:rPr>
              <w:t xml:space="preserve"> closest to your user</w:t>
            </w:r>
            <w:r w:rsidR="00FA5914">
              <w:rPr>
                <w:rFonts w:eastAsia="Times New Roman" w:cs="Segoe UI"/>
                <w:sz w:val="20"/>
                <w:szCs w:val="20"/>
              </w:rPr>
              <w:t>s</w:t>
            </w:r>
            <w:r>
              <w:rPr>
                <w:rFonts w:eastAsia="Times New Roman" w:cs="Segoe UI"/>
                <w:sz w:val="20"/>
                <w:szCs w:val="20"/>
              </w:rPr>
              <w:t xml:space="preserve">. This will help in reducing network latency and potentially provide better experience for users. </w:t>
            </w:r>
            <w:r w:rsidR="009A114D">
              <w:rPr>
                <w:rFonts w:eastAsia="Times New Roman" w:cs="Segoe UI"/>
                <w:sz w:val="20"/>
                <w:szCs w:val="20"/>
              </w:rPr>
              <w:t>App Service Location</w:t>
            </w:r>
            <w:r w:rsidR="00FA5914">
              <w:rPr>
                <w:rFonts w:eastAsia="Times New Roman" w:cs="Segoe UI"/>
                <w:sz w:val="20"/>
                <w:szCs w:val="20"/>
              </w:rPr>
              <w:t xml:space="preserve"> </w:t>
            </w:r>
            <w:r w:rsidR="00042269">
              <w:rPr>
                <w:rFonts w:eastAsia="Times New Roman" w:cs="Segoe UI"/>
                <w:sz w:val="20"/>
                <w:szCs w:val="20"/>
              </w:rPr>
              <w:t xml:space="preserve">(in above example </w:t>
            </w:r>
            <w:r w:rsidR="009A114D">
              <w:rPr>
                <w:rFonts w:eastAsia="Times New Roman" w:cs="Segoe UI"/>
                <w:sz w:val="20"/>
                <w:szCs w:val="20"/>
              </w:rPr>
              <w:t>Southeast</w:t>
            </w:r>
            <w:r w:rsidR="00042269">
              <w:rPr>
                <w:rFonts w:eastAsia="Times New Roman" w:cs="Segoe UI"/>
                <w:sz w:val="20"/>
                <w:szCs w:val="20"/>
              </w:rPr>
              <w:t xml:space="preserve"> Asia)</w:t>
            </w:r>
            <w:r>
              <w:rPr>
                <w:rFonts w:eastAsia="Times New Roman" w:cs="Segoe UI"/>
                <w:sz w:val="20"/>
                <w:szCs w:val="20"/>
              </w:rPr>
              <w:t xml:space="preserve"> will be used to automatically create the </w:t>
            </w:r>
            <w:proofErr w:type="spellStart"/>
            <w:r>
              <w:rPr>
                <w:rFonts w:eastAsia="Times New Roman" w:cs="Segoe UI"/>
                <w:sz w:val="20"/>
                <w:szCs w:val="20"/>
              </w:rPr>
              <w:t>Redis</w:t>
            </w:r>
            <w:proofErr w:type="spellEnd"/>
            <w:r>
              <w:rPr>
                <w:rFonts w:eastAsia="Times New Roman" w:cs="Segoe UI"/>
                <w:sz w:val="20"/>
                <w:szCs w:val="20"/>
              </w:rPr>
              <w:t xml:space="preserve"> Cache in the same </w:t>
            </w:r>
            <w:r w:rsidR="00FA5914">
              <w:rPr>
                <w:rFonts w:eastAsia="Times New Roman" w:cs="Segoe UI"/>
                <w:sz w:val="20"/>
                <w:szCs w:val="20"/>
              </w:rPr>
              <w:t>l</w:t>
            </w:r>
            <w:r>
              <w:rPr>
                <w:rFonts w:eastAsia="Times New Roman" w:cs="Segoe UI"/>
                <w:sz w:val="20"/>
                <w:szCs w:val="20"/>
              </w:rPr>
              <w:t xml:space="preserve">ocation (in above example it will be </w:t>
            </w:r>
            <w:r w:rsidR="001B57FA">
              <w:rPr>
                <w:rFonts w:eastAsia="Times New Roman" w:cs="Segoe UI"/>
                <w:sz w:val="20"/>
                <w:szCs w:val="20"/>
              </w:rPr>
              <w:t>Southeast</w:t>
            </w:r>
            <w:r w:rsidR="00FA5914">
              <w:rPr>
                <w:rFonts w:eastAsia="Times New Roman" w:cs="Segoe UI"/>
                <w:sz w:val="20"/>
                <w:szCs w:val="20"/>
              </w:rPr>
              <w:t xml:space="preserve"> </w:t>
            </w:r>
            <w:r>
              <w:rPr>
                <w:rFonts w:eastAsia="Times New Roman" w:cs="Segoe UI"/>
                <w:sz w:val="20"/>
                <w:szCs w:val="20"/>
              </w:rPr>
              <w:t>Asia)</w:t>
            </w:r>
            <w:r w:rsidR="00DB3CC6">
              <w:rPr>
                <w:rFonts w:eastAsia="Times New Roman" w:cs="Segoe UI"/>
                <w:sz w:val="20"/>
                <w:szCs w:val="20"/>
              </w:rPr>
              <w:t xml:space="preserve"> so that all required objects are co-located</w:t>
            </w:r>
            <w:r>
              <w:rPr>
                <w:rFonts w:eastAsia="Times New Roman" w:cs="Segoe UI"/>
                <w:sz w:val="20"/>
                <w:szCs w:val="20"/>
              </w:rPr>
              <w:t xml:space="preserve">. </w:t>
            </w:r>
          </w:p>
          <w:p w14:paraId="78C66718" w14:textId="77777777" w:rsidR="00207996" w:rsidRDefault="00207996" w:rsidP="00F678EF">
            <w:pPr>
              <w:pStyle w:val="ListParagraph"/>
              <w:ind w:left="697"/>
              <w:textAlignment w:val="center"/>
              <w:rPr>
                <w:rFonts w:eastAsia="Times New Roman" w:cs="Segoe UI"/>
                <w:sz w:val="20"/>
                <w:szCs w:val="20"/>
              </w:rPr>
            </w:pPr>
          </w:p>
          <w:p w14:paraId="41F28661" w14:textId="581D5804" w:rsidR="00D66763" w:rsidRDefault="001504E9" w:rsidP="00F678EF">
            <w:pPr>
              <w:pStyle w:val="ListParagraph"/>
              <w:ind w:left="697"/>
              <w:textAlignment w:val="center"/>
              <w:rPr>
                <w:rFonts w:eastAsia="Times New Roman" w:cs="Segoe UI"/>
                <w:sz w:val="20"/>
                <w:szCs w:val="20"/>
              </w:rPr>
            </w:pPr>
            <w:r>
              <w:rPr>
                <w:rFonts w:eastAsia="Times New Roman" w:cs="Segoe UI"/>
                <w:sz w:val="20"/>
                <w:szCs w:val="20"/>
              </w:rPr>
              <w:t xml:space="preserve">In case if we are not able to determine the location from App Service plan, script will create </w:t>
            </w:r>
            <w:proofErr w:type="spellStart"/>
            <w:r>
              <w:rPr>
                <w:rFonts w:eastAsia="Times New Roman" w:cs="Segoe UI"/>
                <w:sz w:val="20"/>
                <w:szCs w:val="20"/>
              </w:rPr>
              <w:t>Redis</w:t>
            </w:r>
            <w:proofErr w:type="spellEnd"/>
            <w:r>
              <w:rPr>
                <w:rFonts w:eastAsia="Times New Roman" w:cs="Segoe UI"/>
                <w:sz w:val="20"/>
                <w:szCs w:val="20"/>
              </w:rPr>
              <w:t xml:space="preserve"> Cache in “West-US”.</w:t>
            </w:r>
          </w:p>
          <w:p w14:paraId="265C04A8" w14:textId="77777777" w:rsidR="00F15494" w:rsidRPr="005617D8" w:rsidRDefault="00F15494" w:rsidP="00F678EF">
            <w:pPr>
              <w:pStyle w:val="ListParagraph"/>
              <w:ind w:left="697"/>
              <w:textAlignment w:val="center"/>
              <w:rPr>
                <w:rFonts w:eastAsia="Times New Roman" w:cs="Segoe UI"/>
                <w:sz w:val="20"/>
                <w:szCs w:val="20"/>
              </w:rPr>
            </w:pPr>
          </w:p>
          <w:p w14:paraId="0BCE185C" w14:textId="4BF7595A" w:rsidR="00F15494" w:rsidRPr="00F678EF" w:rsidRDefault="00F15494" w:rsidP="00F678EF">
            <w:pPr>
              <w:numPr>
                <w:ilvl w:val="0"/>
                <w:numId w:val="14"/>
              </w:numPr>
              <w:ind w:left="697"/>
              <w:textAlignment w:val="center"/>
              <w:rPr>
                <w:rFonts w:eastAsia="Times New Roman" w:cs="Segoe UI"/>
                <w:sz w:val="20"/>
                <w:szCs w:val="20"/>
              </w:rPr>
            </w:pPr>
            <w:r w:rsidRPr="005617D8">
              <w:rPr>
                <w:rFonts w:eastAsia="Times New Roman" w:cs="Segoe UI"/>
                <w:sz w:val="20"/>
                <w:szCs w:val="20"/>
              </w:rPr>
              <w:t xml:space="preserve">Scaling - </w:t>
            </w:r>
            <w:r w:rsidRPr="005617D8">
              <w:rPr>
                <w:rFonts w:eastAsia="Times New Roman" w:cs="Segoe UI"/>
                <w:b/>
                <w:bCs/>
                <w:sz w:val="20"/>
                <w:szCs w:val="20"/>
              </w:rPr>
              <w:t>Website mode</w:t>
            </w:r>
          </w:p>
          <w:p w14:paraId="6B2BAF81" w14:textId="77777777" w:rsidR="00F15494" w:rsidRPr="005617D8" w:rsidRDefault="00F15494" w:rsidP="00F678EF">
            <w:pPr>
              <w:ind w:left="697"/>
              <w:textAlignment w:val="center"/>
              <w:rPr>
                <w:rFonts w:eastAsia="Times New Roman" w:cs="Segoe UI"/>
                <w:sz w:val="20"/>
                <w:szCs w:val="20"/>
              </w:rPr>
            </w:pPr>
          </w:p>
          <w:tbl>
            <w:tblPr>
              <w:tblW w:w="0" w:type="auto"/>
              <w:tblInd w:w="69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761"/>
            </w:tblGrid>
            <w:tr w:rsidR="00F15494" w:rsidRPr="005617D8" w14:paraId="35915ACF"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C892D07"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UI</w:t>
                  </w:r>
                  <w:r w:rsidRPr="005617D8">
                    <w:rPr>
                      <w:rFonts w:eastAsia="Times New Roman" w:cs="Segoe UI"/>
                      <w:sz w:val="20"/>
                      <w:szCs w:val="20"/>
                    </w:rPr>
                    <w:t xml:space="preserve"> set website mode to Standard</w:t>
                  </w:r>
                </w:p>
              </w:tc>
            </w:tr>
            <w:tr w:rsidR="00F15494" w:rsidRPr="005617D8" w14:paraId="7D76EEAB" w14:textId="77777777" w:rsidTr="00F678EF">
              <w:tc>
                <w:tcPr>
                  <w:tcW w:w="47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4557504" w14:textId="77777777" w:rsidR="00F15494" w:rsidRPr="005617D8" w:rsidRDefault="00F15494" w:rsidP="00F678EF">
                  <w:pPr>
                    <w:spacing w:after="0" w:line="240" w:lineRule="auto"/>
                    <w:ind w:left="697"/>
                    <w:rPr>
                      <w:rFonts w:eastAsia="Times New Roman" w:cs="Segoe UI"/>
                      <w:sz w:val="20"/>
                      <w:szCs w:val="20"/>
                    </w:rPr>
                  </w:pPr>
                  <w:r w:rsidRPr="005617D8">
                    <w:rPr>
                      <w:rFonts w:eastAsia="Times New Roman" w:cs="Segoe UI"/>
                      <w:sz w:val="20"/>
                      <w:szCs w:val="20"/>
                    </w:rPr>
                    <w:t xml:space="preserve">For </w:t>
                  </w:r>
                  <w:r w:rsidRPr="005617D8">
                    <w:rPr>
                      <w:rFonts w:eastAsia="Times New Roman" w:cs="Segoe UI"/>
                      <w:b/>
                      <w:bCs/>
                      <w:sz w:val="20"/>
                      <w:szCs w:val="20"/>
                    </w:rPr>
                    <w:t xml:space="preserve">Service </w:t>
                  </w:r>
                  <w:r w:rsidRPr="005617D8">
                    <w:rPr>
                      <w:rFonts w:eastAsia="Times New Roman" w:cs="Segoe UI"/>
                      <w:sz w:val="20"/>
                      <w:szCs w:val="20"/>
                    </w:rPr>
                    <w:t>set website mode to Shared\Standard</w:t>
                  </w:r>
                </w:p>
              </w:tc>
            </w:tr>
          </w:tbl>
          <w:p w14:paraId="56AF1C9E"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 </w:t>
            </w:r>
          </w:p>
          <w:p w14:paraId="565B03FC" w14:textId="71DA2D01" w:rsidR="00F15494" w:rsidRPr="005617D8" w:rsidRDefault="00F15494" w:rsidP="00F678EF">
            <w:pPr>
              <w:ind w:left="697"/>
              <w:rPr>
                <w:rFonts w:eastAsia="Times New Roman" w:cs="Segoe UI"/>
                <w:sz w:val="20"/>
                <w:szCs w:val="20"/>
              </w:rPr>
            </w:pPr>
            <w:r w:rsidRPr="005617D8">
              <w:rPr>
                <w:rFonts w:eastAsia="Times New Roman" w:cs="Segoe UI"/>
                <w:sz w:val="20"/>
                <w:szCs w:val="20"/>
              </w:rPr>
              <w:t>For websites in Standard mode set instance size based on need as mentioned in Pre-requisites section</w:t>
            </w:r>
          </w:p>
          <w:p w14:paraId="7CB4D07B" w14:textId="77777777" w:rsidR="00F15494" w:rsidRPr="005617D8" w:rsidRDefault="00F15494" w:rsidP="00F678EF">
            <w:pPr>
              <w:ind w:left="697"/>
              <w:rPr>
                <w:rFonts w:eastAsia="Times New Roman" w:cs="Segoe UI"/>
                <w:sz w:val="20"/>
                <w:szCs w:val="20"/>
              </w:rPr>
            </w:pPr>
          </w:p>
          <w:p w14:paraId="6655023D" w14:textId="77777777" w:rsidR="00F15494" w:rsidRDefault="00F15494" w:rsidP="00F678EF">
            <w:pPr>
              <w:ind w:left="697"/>
              <w:rPr>
                <w:rFonts w:eastAsia="Times New Roman" w:cs="Segoe UI"/>
                <w:b/>
                <w:bCs/>
                <w:sz w:val="20"/>
                <w:szCs w:val="20"/>
              </w:rPr>
            </w:pPr>
          </w:p>
          <w:p w14:paraId="632B0A78" w14:textId="77777777" w:rsidR="00F15494" w:rsidRDefault="00F15494" w:rsidP="00F678EF">
            <w:pPr>
              <w:ind w:left="697"/>
              <w:rPr>
                <w:rFonts w:eastAsia="Times New Roman" w:cs="Segoe UI"/>
                <w:b/>
                <w:bCs/>
                <w:sz w:val="20"/>
                <w:szCs w:val="20"/>
              </w:rPr>
            </w:pPr>
          </w:p>
          <w:p w14:paraId="3FAEFB24" w14:textId="38E5CE60"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and configure Azure storage account:</w:t>
            </w:r>
          </w:p>
          <w:p w14:paraId="60569F96" w14:textId="77777777" w:rsidR="00F15494" w:rsidRPr="005617D8" w:rsidRDefault="00F15494" w:rsidP="00F678EF">
            <w:pPr>
              <w:ind w:left="697"/>
              <w:rPr>
                <w:rFonts w:eastAsia="Times New Roman" w:cs="Segoe UI"/>
                <w:sz w:val="20"/>
                <w:szCs w:val="20"/>
              </w:rPr>
            </w:pPr>
          </w:p>
          <w:p w14:paraId="36E562AE" w14:textId="77777777" w:rsidR="00F15494" w:rsidRPr="005617D8"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Click on New</w:t>
            </w:r>
          </w:p>
          <w:p w14:paraId="19077572" w14:textId="2E89E3FB" w:rsidR="00F15494" w:rsidRPr="005617D8" w:rsidRDefault="005224E8" w:rsidP="00F678EF">
            <w:pPr>
              <w:pStyle w:val="ListParagraph"/>
              <w:ind w:left="697"/>
              <w:rPr>
                <w:rFonts w:eastAsia="Times New Roman" w:cs="Segoe UI"/>
                <w:sz w:val="20"/>
                <w:szCs w:val="20"/>
              </w:rPr>
            </w:pPr>
            <w:r w:rsidRPr="005224E8">
              <w:rPr>
                <w:rFonts w:cs="Segoe UI"/>
                <w:noProof/>
                <w:sz w:val="20"/>
                <w:szCs w:val="20"/>
              </w:rPr>
              <w:lastRenderedPageBreak/>
              <w:drawing>
                <wp:inline distT="0" distB="0" distL="0" distR="0" wp14:anchorId="14710C37" wp14:editId="6BAB4B99">
                  <wp:extent cx="5629819" cy="380424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6" cy="3810322"/>
                          </a:xfrm>
                          <a:prstGeom prst="rect">
                            <a:avLst/>
                          </a:prstGeom>
                        </pic:spPr>
                      </pic:pic>
                    </a:graphicData>
                  </a:graphic>
                </wp:inline>
              </w:drawing>
            </w:r>
          </w:p>
          <w:p w14:paraId="4E314DC9" w14:textId="77777777" w:rsidR="00F15494" w:rsidRPr="005617D8"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t>Select Data Services -&gt; Storage -&gt; Quick Create</w:t>
            </w:r>
          </w:p>
          <w:p w14:paraId="5481FAC6" w14:textId="2AEDD95D" w:rsidR="00F15494" w:rsidRPr="005617D8" w:rsidRDefault="009C6DF4" w:rsidP="00F678EF">
            <w:pPr>
              <w:pStyle w:val="ListParagraph"/>
              <w:ind w:left="697"/>
              <w:rPr>
                <w:rFonts w:eastAsia="Times New Roman" w:cs="Segoe UI"/>
                <w:sz w:val="20"/>
                <w:szCs w:val="20"/>
              </w:rPr>
            </w:pPr>
            <w:r w:rsidRPr="009C6DF4">
              <w:rPr>
                <w:rFonts w:cs="Segoe UI"/>
                <w:noProof/>
                <w:sz w:val="20"/>
                <w:szCs w:val="20"/>
              </w:rPr>
              <w:lastRenderedPageBreak/>
              <w:drawing>
                <wp:inline distT="0" distB="0" distL="0" distR="0" wp14:anchorId="72B60E1B" wp14:editId="0CA8618D">
                  <wp:extent cx="2579298" cy="5802026"/>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2561" cy="5944333"/>
                          </a:xfrm>
                          <a:prstGeom prst="rect">
                            <a:avLst/>
                          </a:prstGeom>
                        </pic:spPr>
                      </pic:pic>
                    </a:graphicData>
                  </a:graphic>
                </wp:inline>
              </w:drawing>
            </w:r>
          </w:p>
          <w:p w14:paraId="197E6735" w14:textId="2FCF54A3" w:rsidR="00F15494" w:rsidRDefault="00F15494" w:rsidP="00F678EF">
            <w:pPr>
              <w:pStyle w:val="ListParagraph"/>
              <w:numPr>
                <w:ilvl w:val="1"/>
                <w:numId w:val="13"/>
              </w:numPr>
              <w:ind w:left="697"/>
              <w:rPr>
                <w:rFonts w:eastAsia="Times New Roman" w:cs="Segoe UI"/>
                <w:sz w:val="20"/>
                <w:szCs w:val="20"/>
              </w:rPr>
            </w:pPr>
            <w:r w:rsidRPr="005617D8">
              <w:rPr>
                <w:rFonts w:eastAsia="Times New Roman" w:cs="Segoe UI"/>
                <w:sz w:val="20"/>
                <w:szCs w:val="20"/>
              </w:rPr>
              <w:lastRenderedPageBreak/>
              <w:t>Fill in the details and click Create Storage account</w:t>
            </w:r>
          </w:p>
          <w:p w14:paraId="2DDCBF8F" w14:textId="4C06C0D1" w:rsidR="00FD4A51" w:rsidRDefault="00FD4A51" w:rsidP="00497041">
            <w:pPr>
              <w:ind w:left="337"/>
              <w:rPr>
                <w:rFonts w:eastAsia="Times New Roman" w:cs="Segoe UI"/>
                <w:sz w:val="20"/>
                <w:szCs w:val="20"/>
              </w:rPr>
            </w:pPr>
            <w:r w:rsidRPr="00497041">
              <w:rPr>
                <w:rFonts w:eastAsia="Times New Roman" w:cs="Segoe UI"/>
                <w:sz w:val="20"/>
                <w:szCs w:val="20"/>
              </w:rPr>
              <w:t>Please Note, you should select the Region closest to your websites created in above step</w:t>
            </w:r>
          </w:p>
          <w:p w14:paraId="56669A74" w14:textId="37925426" w:rsidR="004E29A8" w:rsidRPr="00497041" w:rsidRDefault="008044FB">
            <w:pPr>
              <w:pStyle w:val="ListParagraph"/>
              <w:numPr>
                <w:ilvl w:val="1"/>
                <w:numId w:val="13"/>
              </w:numPr>
              <w:ind w:left="697"/>
              <w:rPr>
                <w:rFonts w:eastAsia="Times New Roman" w:cs="Segoe UI"/>
                <w:sz w:val="20"/>
                <w:szCs w:val="20"/>
              </w:rPr>
            </w:pPr>
            <w:r>
              <w:rPr>
                <w:rFonts w:eastAsia="Times New Roman" w:cs="Segoe UI"/>
                <w:sz w:val="20"/>
                <w:szCs w:val="20"/>
              </w:rPr>
              <w:t>Navigate to newly created storage account and make note of Primary Connection String</w:t>
            </w:r>
          </w:p>
          <w:p w14:paraId="214A1799" w14:textId="43F8D0D6" w:rsidR="00F15494" w:rsidRPr="00497041" w:rsidRDefault="00FD4A51" w:rsidP="00497041">
            <w:pPr>
              <w:rPr>
                <w:rFonts w:cs="Segoe UI"/>
                <w:sz w:val="20"/>
                <w:szCs w:val="20"/>
              </w:rPr>
            </w:pPr>
            <w:r w:rsidRPr="00FD4A51">
              <w:rPr>
                <w:noProof/>
              </w:rPr>
              <w:drawing>
                <wp:inline distT="0" distB="0" distL="0" distR="0" wp14:anchorId="16E50D06" wp14:editId="007A53D7">
                  <wp:extent cx="6701155" cy="3689350"/>
                  <wp:effectExtent l="0" t="0" r="444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01155" cy="3689350"/>
                          </a:xfrm>
                          <a:prstGeom prst="rect">
                            <a:avLst/>
                          </a:prstGeom>
                        </pic:spPr>
                      </pic:pic>
                    </a:graphicData>
                  </a:graphic>
                </wp:inline>
              </w:drawing>
            </w:r>
          </w:p>
          <w:p w14:paraId="336CEF21" w14:textId="77777777" w:rsidR="00153D72" w:rsidRPr="005617D8" w:rsidRDefault="00153D72" w:rsidP="00F678EF">
            <w:pPr>
              <w:pStyle w:val="ListParagraph"/>
              <w:ind w:left="697"/>
              <w:rPr>
                <w:rFonts w:eastAsia="Times New Roman" w:cs="Segoe UI"/>
                <w:sz w:val="20"/>
                <w:szCs w:val="20"/>
              </w:rPr>
            </w:pPr>
          </w:p>
          <w:p w14:paraId="32781D07" w14:textId="11422D51" w:rsidR="00F15494" w:rsidRPr="005617D8" w:rsidRDefault="00F15494" w:rsidP="00F678EF">
            <w:pPr>
              <w:pStyle w:val="ListParagraph"/>
              <w:numPr>
                <w:ilvl w:val="1"/>
                <w:numId w:val="13"/>
              </w:numPr>
              <w:ind w:left="697" w:hanging="556"/>
              <w:rPr>
                <w:rFonts w:eastAsia="Times New Roman" w:cs="Segoe UI"/>
                <w:sz w:val="20"/>
                <w:szCs w:val="20"/>
              </w:rPr>
            </w:pPr>
            <w:r w:rsidRPr="005617D8">
              <w:rPr>
                <w:rFonts w:eastAsia="Times New Roman" w:cs="Segoe UI"/>
                <w:sz w:val="20"/>
                <w:szCs w:val="20"/>
              </w:rPr>
              <w:t xml:space="preserve">This storage account name will be present in Matter Center Excel </w:t>
            </w:r>
            <w:proofErr w:type="spellStart"/>
            <w:r w:rsidRPr="005617D8">
              <w:rPr>
                <w:rFonts w:eastAsia="Times New Roman" w:cs="Segoe UI"/>
                <w:sz w:val="20"/>
                <w:szCs w:val="20"/>
              </w:rPr>
              <w:t>config</w:t>
            </w:r>
            <w:proofErr w:type="spellEnd"/>
            <w:r w:rsidRPr="005617D8">
              <w:rPr>
                <w:rFonts w:eastAsia="Times New Roman" w:cs="Segoe UI"/>
                <w:sz w:val="20"/>
                <w:szCs w:val="20"/>
              </w:rPr>
              <w:t xml:space="preserve"> file</w:t>
            </w:r>
          </w:p>
          <w:p w14:paraId="44FE6438" w14:textId="4380A5D8" w:rsidR="00F15494" w:rsidRPr="005617D8" w:rsidRDefault="00FD4A51" w:rsidP="00F678EF">
            <w:pPr>
              <w:pStyle w:val="ListParagraph"/>
              <w:numPr>
                <w:ilvl w:val="1"/>
                <w:numId w:val="13"/>
              </w:numPr>
              <w:ind w:left="697" w:hanging="556"/>
              <w:rPr>
                <w:rFonts w:eastAsia="Times New Roman" w:cs="Segoe UI"/>
                <w:sz w:val="20"/>
                <w:szCs w:val="20"/>
              </w:rPr>
            </w:pPr>
            <w:r>
              <w:rPr>
                <w:rFonts w:eastAsia="Times New Roman" w:cs="Segoe UI"/>
                <w:sz w:val="20"/>
                <w:szCs w:val="20"/>
              </w:rPr>
              <w:t xml:space="preserve">Copy </w:t>
            </w:r>
            <w:r w:rsidR="00662487">
              <w:rPr>
                <w:rFonts w:eastAsia="Times New Roman" w:cs="Segoe UI"/>
                <w:sz w:val="20"/>
                <w:szCs w:val="20"/>
              </w:rPr>
              <w:t>Primary Connection S</w:t>
            </w:r>
            <w:r>
              <w:rPr>
                <w:rFonts w:eastAsia="Times New Roman" w:cs="Segoe UI"/>
                <w:sz w:val="20"/>
                <w:szCs w:val="20"/>
              </w:rPr>
              <w:t xml:space="preserve">tring </w:t>
            </w:r>
            <w:r w:rsidR="00E57862">
              <w:rPr>
                <w:rFonts w:eastAsia="Times New Roman" w:cs="Segoe UI"/>
                <w:sz w:val="20"/>
                <w:szCs w:val="20"/>
              </w:rPr>
              <w:t>from Manage Keys panel as shown in above screenshot</w:t>
            </w:r>
          </w:p>
          <w:p w14:paraId="53E76186" w14:textId="77777777" w:rsidR="00114A66" w:rsidRDefault="00114A66" w:rsidP="00F678EF">
            <w:pPr>
              <w:pStyle w:val="ListParagraph"/>
              <w:ind w:left="697"/>
              <w:rPr>
                <w:rFonts w:cs="Segoe UI"/>
                <w:sz w:val="20"/>
                <w:szCs w:val="20"/>
              </w:rPr>
            </w:pPr>
          </w:p>
          <w:p w14:paraId="09FA608D" w14:textId="77777777" w:rsidR="00114A66" w:rsidRDefault="00114A66" w:rsidP="00F678EF">
            <w:pPr>
              <w:pStyle w:val="ListParagraph"/>
              <w:ind w:left="697"/>
              <w:rPr>
                <w:rFonts w:cs="Segoe UI"/>
                <w:sz w:val="20"/>
                <w:szCs w:val="20"/>
              </w:rPr>
            </w:pPr>
          </w:p>
          <w:p w14:paraId="3140E28F" w14:textId="77777777" w:rsidR="00114A66" w:rsidRDefault="00114A66" w:rsidP="00F678EF">
            <w:pPr>
              <w:pStyle w:val="ListParagraph"/>
              <w:ind w:left="697"/>
              <w:rPr>
                <w:rFonts w:cs="Segoe UI"/>
                <w:sz w:val="20"/>
                <w:szCs w:val="20"/>
              </w:rPr>
            </w:pPr>
          </w:p>
          <w:p w14:paraId="5DFA3654" w14:textId="77777777" w:rsidR="00114A66" w:rsidRDefault="00114A66" w:rsidP="00F678EF">
            <w:pPr>
              <w:pStyle w:val="ListParagraph"/>
              <w:ind w:left="697"/>
              <w:rPr>
                <w:rFonts w:cs="Segoe UI"/>
                <w:sz w:val="20"/>
                <w:szCs w:val="20"/>
              </w:rPr>
            </w:pPr>
          </w:p>
          <w:p w14:paraId="44DCA804" w14:textId="77777777" w:rsidR="00114A66" w:rsidRDefault="00114A66" w:rsidP="00F678EF">
            <w:pPr>
              <w:pStyle w:val="ListParagraph"/>
              <w:ind w:left="697"/>
              <w:rPr>
                <w:rFonts w:cs="Segoe UI"/>
                <w:sz w:val="20"/>
                <w:szCs w:val="20"/>
              </w:rPr>
            </w:pPr>
          </w:p>
          <w:p w14:paraId="2EF7B91D" w14:textId="2566ECE0" w:rsidR="00F15494" w:rsidRPr="005617D8" w:rsidRDefault="00F15494" w:rsidP="00F678EF">
            <w:pPr>
              <w:pStyle w:val="ListParagraph"/>
              <w:ind w:left="697"/>
              <w:rPr>
                <w:rFonts w:cs="Segoe UI"/>
                <w:sz w:val="20"/>
                <w:szCs w:val="20"/>
              </w:rPr>
            </w:pPr>
          </w:p>
          <w:tbl>
            <w:tblPr>
              <w:tblStyle w:val="TableGrid"/>
              <w:tblW w:w="7851" w:type="dxa"/>
              <w:tblInd w:w="697" w:type="dxa"/>
              <w:tblLayout w:type="fixed"/>
              <w:tblLook w:val="04A0" w:firstRow="1" w:lastRow="0" w:firstColumn="1" w:lastColumn="0" w:noHBand="0" w:noVBand="1"/>
            </w:tblPr>
            <w:tblGrid>
              <w:gridCol w:w="2508"/>
              <w:gridCol w:w="5343"/>
            </w:tblGrid>
            <w:tr w:rsidR="00F15494" w:rsidRPr="0073785C" w14:paraId="50EC7BEF" w14:textId="77777777" w:rsidTr="0073785C">
              <w:trPr>
                <w:trHeight w:val="232"/>
              </w:trPr>
              <w:tc>
                <w:tcPr>
                  <w:tcW w:w="2508" w:type="dxa"/>
                  <w:shd w:val="clear" w:color="auto" w:fill="0070C0"/>
                </w:tcPr>
                <w:p w14:paraId="259A6932" w14:textId="77777777" w:rsidR="00F15494" w:rsidRPr="0073785C" w:rsidRDefault="00F15494" w:rsidP="0073785C">
                  <w:pPr>
                    <w:pStyle w:val="ListParagraph"/>
                    <w:ind w:left="60"/>
                    <w:rPr>
                      <w:rFonts w:eastAsia="Times New Roman" w:cs="Segoe UI"/>
                      <w:b/>
                      <w:color w:val="FFFFFF" w:themeColor="background1"/>
                      <w:sz w:val="20"/>
                      <w:szCs w:val="20"/>
                    </w:rPr>
                  </w:pPr>
                  <w:r w:rsidRPr="0073785C">
                    <w:rPr>
                      <w:rFonts w:eastAsia="Times New Roman" w:cs="Segoe UI"/>
                      <w:b/>
                      <w:color w:val="FFFFFF" w:themeColor="background1"/>
                      <w:sz w:val="20"/>
                      <w:szCs w:val="20"/>
                    </w:rPr>
                    <w:t>Name</w:t>
                  </w:r>
                </w:p>
              </w:tc>
              <w:tc>
                <w:tcPr>
                  <w:tcW w:w="5343" w:type="dxa"/>
                  <w:shd w:val="clear" w:color="auto" w:fill="0070C0"/>
                </w:tcPr>
                <w:p w14:paraId="2FC26D6B" w14:textId="77777777" w:rsidR="00F15494" w:rsidRPr="0073785C" w:rsidRDefault="00F15494" w:rsidP="00F678EF">
                  <w:pPr>
                    <w:pStyle w:val="ListParagraph"/>
                    <w:ind w:left="697"/>
                    <w:rPr>
                      <w:rFonts w:eastAsia="Times New Roman" w:cs="Segoe UI"/>
                      <w:b/>
                      <w:color w:val="FFFFFF" w:themeColor="background1"/>
                      <w:sz w:val="20"/>
                      <w:szCs w:val="20"/>
                    </w:rPr>
                  </w:pPr>
                  <w:r w:rsidRPr="0073785C">
                    <w:rPr>
                      <w:rFonts w:eastAsia="Times New Roman" w:cs="Segoe UI"/>
                      <w:b/>
                      <w:color w:val="FFFFFF" w:themeColor="background1"/>
                      <w:sz w:val="20"/>
                      <w:szCs w:val="20"/>
                    </w:rPr>
                    <w:t>Value</w:t>
                  </w:r>
                </w:p>
              </w:tc>
            </w:tr>
            <w:tr w:rsidR="00F15494" w:rsidRPr="005617D8" w14:paraId="4CCE0E64" w14:textId="77777777" w:rsidTr="0073785C">
              <w:trPr>
                <w:trHeight w:val="1450"/>
              </w:trPr>
              <w:tc>
                <w:tcPr>
                  <w:tcW w:w="2508" w:type="dxa"/>
                </w:tcPr>
                <w:p w14:paraId="1B5B6667" w14:textId="59B2841B" w:rsidR="00F15494" w:rsidRPr="005617D8" w:rsidRDefault="00F15494" w:rsidP="0073785C">
                  <w:pPr>
                    <w:pStyle w:val="ListParagraph"/>
                    <w:ind w:left="60"/>
                    <w:rPr>
                      <w:rFonts w:eastAsia="Times New Roman" w:cs="Segoe UI"/>
                      <w:sz w:val="20"/>
                      <w:szCs w:val="20"/>
                    </w:rPr>
                  </w:pPr>
                  <w:r w:rsidRPr="005617D8">
                    <w:rPr>
                      <w:rFonts w:eastAsia="Times New Roman" w:cs="Segoe UI"/>
                      <w:sz w:val="20"/>
                      <w:szCs w:val="20"/>
                    </w:rPr>
                    <w:t>Cloud Storage Connection String</w:t>
                  </w:r>
                </w:p>
              </w:tc>
              <w:tc>
                <w:tcPr>
                  <w:tcW w:w="5343" w:type="dxa"/>
                </w:tcPr>
                <w:p w14:paraId="3458C6C4" w14:textId="77777777" w:rsidR="00F15494" w:rsidRPr="005617D8" w:rsidRDefault="00F15494" w:rsidP="00F678EF">
                  <w:pPr>
                    <w:pStyle w:val="ListParagraph"/>
                    <w:ind w:left="697"/>
                    <w:rPr>
                      <w:rFonts w:eastAsia="Times New Roman" w:cs="Segoe UI"/>
                      <w:sz w:val="20"/>
                      <w:szCs w:val="20"/>
                    </w:rPr>
                  </w:pPr>
                </w:p>
              </w:tc>
            </w:tr>
          </w:tbl>
          <w:p w14:paraId="153E777A" w14:textId="77777777" w:rsidR="00F15494" w:rsidRPr="005617D8" w:rsidRDefault="00F15494" w:rsidP="00F678EF">
            <w:pPr>
              <w:ind w:left="697"/>
              <w:rPr>
                <w:rFonts w:eastAsia="Times New Roman" w:cs="Segoe UI"/>
                <w:b/>
                <w:sz w:val="20"/>
                <w:szCs w:val="20"/>
              </w:rPr>
            </w:pPr>
          </w:p>
          <w:p w14:paraId="4E5AA494" w14:textId="2FE3060B"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 xml:space="preserve">E.g. </w:t>
            </w:r>
            <w:r w:rsidRPr="005617D8">
              <w:rPr>
                <w:rFonts w:cs="Segoe UI"/>
                <w:sz w:val="20"/>
                <w:szCs w:val="20"/>
              </w:rPr>
              <w:t>DefaultEndpointsProtocol=</w:t>
            </w:r>
            <w:proofErr w:type="gramStart"/>
            <w:r w:rsidRPr="005617D8">
              <w:rPr>
                <w:rFonts w:cs="Segoe UI"/>
                <w:b/>
                <w:sz w:val="20"/>
                <w:szCs w:val="20"/>
              </w:rPr>
              <w:t>https</w:t>
            </w:r>
            <w:r w:rsidRPr="005617D8">
              <w:rPr>
                <w:rFonts w:cs="Segoe UI"/>
                <w:sz w:val="20"/>
                <w:szCs w:val="20"/>
              </w:rPr>
              <w:t>;AccountName</w:t>
            </w:r>
            <w:proofErr w:type="gramEnd"/>
            <w:r w:rsidRPr="005617D8">
              <w:rPr>
                <w:rFonts w:cs="Segoe UI"/>
                <w:sz w:val="20"/>
                <w:szCs w:val="20"/>
              </w:rPr>
              <w:t>=</w:t>
            </w:r>
            <w:r w:rsidRPr="005617D8">
              <w:rPr>
                <w:rFonts w:cs="Segoe UI"/>
                <w:b/>
                <w:sz w:val="20"/>
                <w:szCs w:val="20"/>
              </w:rPr>
              <w:t>mattercenterlog</w:t>
            </w:r>
            <w:r w:rsidRPr="005617D8">
              <w:rPr>
                <w:rFonts w:cs="Segoe UI"/>
                <w:sz w:val="20"/>
                <w:szCs w:val="20"/>
              </w:rPr>
              <w:t>;AccountKey=</w:t>
            </w:r>
            <w:r w:rsidRPr="005617D8">
              <w:rPr>
                <w:rFonts w:cs="Segoe UI"/>
                <w:b/>
                <w:sz w:val="20"/>
                <w:szCs w:val="20"/>
              </w:rPr>
              <w:t>Rse45dwBYaka1ybdgYL0b+v34sEASsa8593LDxsd23iegs3HYTBfJ1hOulCGg/Mhaw4bLZ+RymydCpdqDYi2KuDfa==</w:t>
            </w:r>
          </w:p>
          <w:p w14:paraId="0A1D8233" w14:textId="77777777" w:rsidR="00F15494" w:rsidRPr="005617D8" w:rsidRDefault="00F15494" w:rsidP="00F678EF">
            <w:pPr>
              <w:ind w:left="697"/>
              <w:rPr>
                <w:rFonts w:eastAsia="Times New Roman" w:cs="Segoe UI"/>
                <w:b/>
                <w:sz w:val="20"/>
                <w:szCs w:val="20"/>
              </w:rPr>
            </w:pPr>
          </w:p>
          <w:p w14:paraId="38F27F80" w14:textId="77777777" w:rsidR="00F15494" w:rsidRPr="005617D8" w:rsidRDefault="00F15494" w:rsidP="00F678EF">
            <w:pPr>
              <w:ind w:left="697"/>
              <w:rPr>
                <w:rFonts w:eastAsia="Times New Roman" w:cs="Segoe UI"/>
                <w:b/>
                <w:sz w:val="20"/>
                <w:szCs w:val="20"/>
              </w:rPr>
            </w:pPr>
            <w:r w:rsidRPr="005617D8">
              <w:rPr>
                <w:rFonts w:eastAsia="Times New Roman" w:cs="Segoe UI"/>
                <w:b/>
                <w:sz w:val="20"/>
                <w:szCs w:val="20"/>
              </w:rPr>
              <w:t>Steps to confirm Current Azure subscription and set it</w:t>
            </w:r>
          </w:p>
          <w:p w14:paraId="1A8AA98B" w14:textId="77777777" w:rsidR="00F15494" w:rsidRDefault="00F15494" w:rsidP="00F678EF">
            <w:pPr>
              <w:ind w:left="697" w:firstLine="180"/>
              <w:rPr>
                <w:rFonts w:eastAsia="Times New Roman" w:cs="Segoe UI"/>
                <w:sz w:val="20"/>
                <w:szCs w:val="20"/>
              </w:rPr>
            </w:pPr>
          </w:p>
          <w:p w14:paraId="4A121828" w14:textId="1ECAF233" w:rsidR="00F15494" w:rsidRDefault="00F15494" w:rsidP="0073785C">
            <w:pPr>
              <w:ind w:left="697"/>
              <w:rPr>
                <w:rFonts w:eastAsia="Times New Roman" w:cs="Segoe UI"/>
                <w:sz w:val="20"/>
                <w:szCs w:val="20"/>
              </w:rPr>
            </w:pPr>
            <w:r w:rsidRPr="005617D8">
              <w:rPr>
                <w:rFonts w:eastAsia="Times New Roman" w:cs="Segoe UI"/>
                <w:sz w:val="20"/>
                <w:szCs w:val="20"/>
              </w:rPr>
              <w:t>In case there are multiple Azure subscriptions for the user account, perform following steps (using PowerShell):</w:t>
            </w:r>
          </w:p>
          <w:p w14:paraId="6ABA5C00" w14:textId="77777777" w:rsidR="00F15494" w:rsidRPr="005617D8" w:rsidRDefault="00F15494" w:rsidP="0073785C">
            <w:pPr>
              <w:ind w:left="697"/>
              <w:rPr>
                <w:rFonts w:eastAsia="Times New Roman" w:cs="Segoe UI"/>
                <w:sz w:val="20"/>
                <w:szCs w:val="20"/>
              </w:rPr>
            </w:pPr>
          </w:p>
          <w:p w14:paraId="33359B63" w14:textId="5C62E021" w:rsidR="00F15494"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Check the Current Azure subscription</w:t>
            </w:r>
          </w:p>
          <w:p w14:paraId="583D3A23" w14:textId="77777777" w:rsidR="00F15494" w:rsidRPr="005617D8" w:rsidRDefault="00F15494" w:rsidP="0073785C">
            <w:pPr>
              <w:pStyle w:val="ListParagraph"/>
              <w:ind w:left="697"/>
              <w:rPr>
                <w:rFonts w:eastAsia="Times New Roman" w:cs="Segoe UI"/>
                <w:sz w:val="20"/>
                <w:szCs w:val="20"/>
              </w:rPr>
            </w:pPr>
          </w:p>
          <w:tbl>
            <w:tblPr>
              <w:tblStyle w:val="TableGrid"/>
              <w:tblW w:w="0" w:type="auto"/>
              <w:tblInd w:w="394" w:type="dxa"/>
              <w:tblLayout w:type="fixed"/>
              <w:tblLook w:val="04A0" w:firstRow="1" w:lastRow="0" w:firstColumn="1" w:lastColumn="0" w:noHBand="0" w:noVBand="1"/>
            </w:tblPr>
            <w:tblGrid>
              <w:gridCol w:w="7884"/>
            </w:tblGrid>
            <w:tr w:rsidR="00F15494" w:rsidRPr="005617D8" w14:paraId="7AC8D863" w14:textId="77777777" w:rsidTr="0073785C">
              <w:trPr>
                <w:trHeight w:val="254"/>
              </w:trPr>
              <w:tc>
                <w:tcPr>
                  <w:tcW w:w="7884" w:type="dxa"/>
                </w:tcPr>
                <w:p w14:paraId="2A96EB2D"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rPr>
                    <w:t>Get-</w:t>
                  </w:r>
                  <w:proofErr w:type="spellStart"/>
                  <w:r w:rsidRPr="005617D8">
                    <w:rPr>
                      <w:rFonts w:eastAsia="Times New Roman" w:cs="Segoe UI"/>
                      <w:sz w:val="20"/>
                      <w:szCs w:val="20"/>
                    </w:rPr>
                    <w:t>AzureSubscription</w:t>
                  </w:r>
                  <w:proofErr w:type="spellEnd"/>
                  <w:r w:rsidRPr="005617D8">
                    <w:rPr>
                      <w:rFonts w:eastAsia="Times New Roman" w:cs="Segoe UI"/>
                      <w:sz w:val="20"/>
                      <w:szCs w:val="20"/>
                    </w:rPr>
                    <w:t xml:space="preserve"> -Current</w:t>
                  </w:r>
                </w:p>
              </w:tc>
            </w:tr>
          </w:tbl>
          <w:p w14:paraId="06225344" w14:textId="77777777" w:rsidR="00F15494" w:rsidRPr="005617D8" w:rsidRDefault="00F15494" w:rsidP="00F678EF">
            <w:pPr>
              <w:ind w:left="697"/>
              <w:rPr>
                <w:rFonts w:eastAsia="Times New Roman" w:cs="Segoe UI"/>
                <w:sz w:val="20"/>
                <w:szCs w:val="20"/>
              </w:rPr>
            </w:pPr>
          </w:p>
          <w:p w14:paraId="6DE11092" w14:textId="17EC7869"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1C8676E4" wp14:editId="30EDBE27">
                  <wp:extent cx="4847132" cy="158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819" cy="1581700"/>
                          </a:xfrm>
                          <a:prstGeom prst="rect">
                            <a:avLst/>
                          </a:prstGeom>
                        </pic:spPr>
                      </pic:pic>
                    </a:graphicData>
                  </a:graphic>
                </wp:inline>
              </w:drawing>
            </w:r>
          </w:p>
          <w:p w14:paraId="65D41C73" w14:textId="77777777" w:rsidR="00F15494" w:rsidRPr="005617D8" w:rsidRDefault="00F15494" w:rsidP="00F678EF">
            <w:pPr>
              <w:pStyle w:val="ListParagraph"/>
              <w:ind w:left="697"/>
              <w:rPr>
                <w:rFonts w:eastAsia="Times New Roman" w:cs="Segoe UI"/>
                <w:sz w:val="20"/>
                <w:szCs w:val="20"/>
              </w:rPr>
            </w:pPr>
          </w:p>
          <w:p w14:paraId="6E45AC12" w14:textId="77777777" w:rsidR="00F15494" w:rsidRPr="005617D8" w:rsidRDefault="00F15494" w:rsidP="00D435A3">
            <w:pPr>
              <w:pStyle w:val="ListParagraph"/>
              <w:numPr>
                <w:ilvl w:val="0"/>
                <w:numId w:val="22"/>
              </w:numPr>
              <w:ind w:left="697" w:firstLine="0"/>
              <w:rPr>
                <w:rFonts w:eastAsia="Times New Roman" w:cs="Segoe UI"/>
                <w:sz w:val="20"/>
                <w:szCs w:val="20"/>
              </w:rPr>
            </w:pPr>
            <w:r w:rsidRPr="005617D8">
              <w:rPr>
                <w:rFonts w:eastAsia="Times New Roman" w:cs="Segoe UI"/>
                <w:sz w:val="20"/>
                <w:szCs w:val="20"/>
              </w:rPr>
              <w:t>Check if the UI and service web sites are created in the Current subscription</w:t>
            </w:r>
          </w:p>
          <w:p w14:paraId="01E71246" w14:textId="015F6B34"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lastRenderedPageBreak/>
              <w:t>In Azure portal, click Subscriptions and in the filter, select the option with the Subscription ID matching with that of the Current subscription (as found in step #a)</w:t>
            </w:r>
          </w:p>
          <w:p w14:paraId="44A067C8" w14:textId="77777777" w:rsidR="00F15494" w:rsidRPr="005617D8" w:rsidRDefault="00F15494" w:rsidP="0073785C">
            <w:pPr>
              <w:pStyle w:val="ListParagraph"/>
              <w:ind w:left="697"/>
              <w:rPr>
                <w:rFonts w:eastAsia="Times New Roman" w:cs="Segoe UI"/>
                <w:sz w:val="20"/>
                <w:szCs w:val="20"/>
              </w:rPr>
            </w:pPr>
          </w:p>
          <w:p w14:paraId="18B4B1EB" w14:textId="7D384CB0" w:rsidR="00F15494" w:rsidRDefault="00F15494" w:rsidP="00F678EF">
            <w:pPr>
              <w:pStyle w:val="ListParagraph"/>
              <w:ind w:left="697"/>
              <w:rPr>
                <w:rFonts w:eastAsia="Times New Roman" w:cs="Segoe UI"/>
                <w:sz w:val="20"/>
                <w:szCs w:val="20"/>
              </w:rPr>
            </w:pPr>
            <w:r w:rsidRPr="005617D8">
              <w:rPr>
                <w:rFonts w:cs="Segoe UI"/>
                <w:noProof/>
                <w:sz w:val="20"/>
                <w:szCs w:val="20"/>
              </w:rPr>
              <w:drawing>
                <wp:inline distT="0" distB="0" distL="0" distR="0" wp14:anchorId="56C08B19" wp14:editId="0A90065E">
                  <wp:extent cx="2561804" cy="2495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70354" cy="2503879"/>
                          </a:xfrm>
                          <a:prstGeom prst="rect">
                            <a:avLst/>
                          </a:prstGeom>
                        </pic:spPr>
                      </pic:pic>
                    </a:graphicData>
                  </a:graphic>
                </wp:inline>
              </w:drawing>
            </w:r>
          </w:p>
          <w:p w14:paraId="73E2E5E2" w14:textId="77777777" w:rsidR="00F15494" w:rsidRPr="005617D8" w:rsidRDefault="00F15494" w:rsidP="00F678EF">
            <w:pPr>
              <w:pStyle w:val="ListParagraph"/>
              <w:ind w:left="697"/>
              <w:rPr>
                <w:rFonts w:eastAsia="Times New Roman" w:cs="Segoe UI"/>
                <w:sz w:val="20"/>
                <w:szCs w:val="20"/>
              </w:rPr>
            </w:pPr>
          </w:p>
          <w:p w14:paraId="671A3779" w14:textId="459C1A76" w:rsidR="00F15494" w:rsidRPr="005617D8"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 xml:space="preserve">If </w:t>
            </w:r>
            <w:r w:rsidR="00BA57DE">
              <w:rPr>
                <w:rFonts w:eastAsia="Times New Roman" w:cs="Segoe UI"/>
                <w:sz w:val="20"/>
                <w:szCs w:val="20"/>
              </w:rPr>
              <w:t xml:space="preserve">  </w:t>
            </w:r>
            <w:r w:rsidRPr="005617D8">
              <w:rPr>
                <w:rFonts w:eastAsia="Times New Roman" w:cs="Segoe UI"/>
                <w:sz w:val="20"/>
                <w:szCs w:val="20"/>
              </w:rPr>
              <w:t>not, select another filter, to find the subscription in which the UI and service web sites are present, in order to set it as Current subscription</w:t>
            </w:r>
          </w:p>
          <w:p w14:paraId="4C92E34C" w14:textId="7150D98C" w:rsidR="00F15494" w:rsidRDefault="00F15494" w:rsidP="00D435A3">
            <w:pPr>
              <w:pStyle w:val="ListParagraph"/>
              <w:numPr>
                <w:ilvl w:val="0"/>
                <w:numId w:val="23"/>
              </w:numPr>
              <w:ind w:left="697"/>
              <w:rPr>
                <w:rFonts w:eastAsia="Times New Roman" w:cs="Segoe UI"/>
                <w:sz w:val="20"/>
                <w:szCs w:val="20"/>
              </w:rPr>
            </w:pPr>
            <w:r w:rsidRPr="005617D8">
              <w:rPr>
                <w:rFonts w:eastAsia="Times New Roman" w:cs="Segoe UI"/>
                <w:sz w:val="20"/>
                <w:szCs w:val="20"/>
              </w:rPr>
              <w:t>This is required because, in order to do automated deployment on Azure site, the site needs to be present in the Current subscription for the user account</w:t>
            </w:r>
          </w:p>
          <w:p w14:paraId="45B6CC04" w14:textId="77777777" w:rsidR="00F15494" w:rsidRPr="005617D8" w:rsidRDefault="00F15494" w:rsidP="0073785C">
            <w:pPr>
              <w:pStyle w:val="ListParagraph"/>
              <w:ind w:left="697"/>
              <w:rPr>
                <w:rFonts w:eastAsia="Times New Roman" w:cs="Segoe UI"/>
                <w:sz w:val="20"/>
                <w:szCs w:val="20"/>
              </w:rPr>
            </w:pPr>
          </w:p>
          <w:p w14:paraId="73CF0927" w14:textId="07E0A7B9" w:rsidR="00F15494" w:rsidRDefault="00F15494" w:rsidP="00D435A3">
            <w:pPr>
              <w:pStyle w:val="ListParagraph"/>
              <w:numPr>
                <w:ilvl w:val="0"/>
                <w:numId w:val="22"/>
              </w:numPr>
              <w:rPr>
                <w:rFonts w:eastAsia="Times New Roman" w:cs="Segoe UI"/>
                <w:sz w:val="20"/>
                <w:szCs w:val="20"/>
              </w:rPr>
            </w:pPr>
            <w:r w:rsidRPr="005617D8">
              <w:rPr>
                <w:rFonts w:eastAsia="Times New Roman" w:cs="Segoe UI"/>
                <w:sz w:val="20"/>
                <w:szCs w:val="20"/>
              </w:rPr>
              <w:t>If UI and service web sites are present in a subscription which is not the Current subscription, set this as Current subscription (using the Subscription ID)</w:t>
            </w:r>
          </w:p>
          <w:p w14:paraId="508F2325" w14:textId="77777777" w:rsidR="00F15494" w:rsidRPr="005617D8" w:rsidRDefault="00F15494" w:rsidP="0073785C">
            <w:pPr>
              <w:pStyle w:val="ListParagraph"/>
              <w:ind w:left="883"/>
              <w:rPr>
                <w:rFonts w:eastAsia="Times New Roman" w:cs="Segoe UI"/>
                <w:sz w:val="20"/>
                <w:szCs w:val="20"/>
              </w:rPr>
            </w:pPr>
          </w:p>
          <w:tbl>
            <w:tblPr>
              <w:tblStyle w:val="TableGrid"/>
              <w:tblW w:w="0" w:type="auto"/>
              <w:tblInd w:w="1422" w:type="dxa"/>
              <w:tblLayout w:type="fixed"/>
              <w:tblLook w:val="04A0" w:firstRow="1" w:lastRow="0" w:firstColumn="1" w:lastColumn="0" w:noHBand="0" w:noVBand="1"/>
            </w:tblPr>
            <w:tblGrid>
              <w:gridCol w:w="7194"/>
            </w:tblGrid>
            <w:tr w:rsidR="00F15494" w:rsidRPr="005617D8" w14:paraId="37204655" w14:textId="77777777" w:rsidTr="0073785C">
              <w:trPr>
                <w:trHeight w:val="253"/>
              </w:trPr>
              <w:tc>
                <w:tcPr>
                  <w:tcW w:w="7194" w:type="dxa"/>
                </w:tcPr>
                <w:p w14:paraId="689F0218" w14:textId="77777777" w:rsidR="00F15494" w:rsidRPr="005617D8" w:rsidRDefault="00F15494" w:rsidP="00F678EF">
                  <w:pPr>
                    <w:pStyle w:val="ListParagraph"/>
                    <w:ind w:left="697"/>
                    <w:rPr>
                      <w:rFonts w:eastAsia="Times New Roman" w:cs="Segoe UI"/>
                      <w:sz w:val="20"/>
                      <w:szCs w:val="20"/>
                    </w:rPr>
                  </w:pPr>
                  <w:r w:rsidRPr="005617D8">
                    <w:rPr>
                      <w:rFonts w:eastAsia="Times New Roman" w:cs="Segoe UI"/>
                      <w:sz w:val="20"/>
                      <w:szCs w:val="20"/>
                    </w:rPr>
                    <w:t>Select-</w:t>
                  </w:r>
                  <w:proofErr w:type="spellStart"/>
                  <w:r w:rsidRPr="005617D8">
                    <w:rPr>
                      <w:rFonts w:eastAsia="Times New Roman" w:cs="Segoe UI"/>
                      <w:sz w:val="20"/>
                      <w:szCs w:val="20"/>
                    </w:rPr>
                    <w:t>AzureSubscription</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SubscriptionId</w:t>
                  </w:r>
                  <w:proofErr w:type="spellEnd"/>
                  <w:r w:rsidRPr="005617D8">
                    <w:rPr>
                      <w:rFonts w:eastAsia="Times New Roman" w:cs="Segoe UI"/>
                      <w:sz w:val="20"/>
                      <w:szCs w:val="20"/>
                    </w:rPr>
                    <w:t xml:space="preserve"> “&lt;Subscription ID&gt;”</w:t>
                  </w:r>
                </w:p>
              </w:tc>
            </w:tr>
          </w:tbl>
          <w:p w14:paraId="6C370F21" w14:textId="77777777" w:rsidR="00F15494" w:rsidRPr="005617D8" w:rsidRDefault="00F15494" w:rsidP="00F678EF">
            <w:pPr>
              <w:pStyle w:val="ListParagraph"/>
              <w:ind w:left="697"/>
              <w:rPr>
                <w:rFonts w:eastAsia="Times New Roman" w:cs="Segoe UI"/>
                <w:sz w:val="20"/>
                <w:szCs w:val="20"/>
              </w:rPr>
            </w:pPr>
          </w:p>
          <w:p w14:paraId="174C668B" w14:textId="77777777" w:rsidR="00F15494" w:rsidRPr="005617D8" w:rsidRDefault="00F15494" w:rsidP="00F678EF">
            <w:pPr>
              <w:pStyle w:val="ListParagraph"/>
              <w:ind w:left="697"/>
              <w:rPr>
                <w:rFonts w:eastAsia="Times New Roman" w:cs="Segoe UI"/>
                <w:sz w:val="20"/>
                <w:szCs w:val="20"/>
              </w:rPr>
            </w:pPr>
            <w:r w:rsidRPr="005617D8">
              <w:rPr>
                <w:rFonts w:cs="Segoe UI"/>
                <w:noProof/>
                <w:sz w:val="20"/>
                <w:szCs w:val="20"/>
              </w:rPr>
              <w:lastRenderedPageBreak/>
              <w:drawing>
                <wp:inline distT="0" distB="0" distL="0" distR="0" wp14:anchorId="5F852B0D" wp14:editId="637BE53A">
                  <wp:extent cx="5223340" cy="1047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9264" cy="1054956"/>
                          </a:xfrm>
                          <a:prstGeom prst="rect">
                            <a:avLst/>
                          </a:prstGeom>
                        </pic:spPr>
                      </pic:pic>
                    </a:graphicData>
                  </a:graphic>
                </wp:inline>
              </w:drawing>
            </w:r>
          </w:p>
          <w:p w14:paraId="6C8FD519" w14:textId="188DADED" w:rsidR="00F15494" w:rsidRPr="005617D8" w:rsidRDefault="00F15494" w:rsidP="00F678EF">
            <w:pPr>
              <w:ind w:left="697"/>
              <w:rPr>
                <w:rFonts w:cs="Segoe UI"/>
                <w:sz w:val="20"/>
                <w:szCs w:val="20"/>
              </w:rPr>
            </w:pPr>
          </w:p>
        </w:tc>
        <w:tc>
          <w:tcPr>
            <w:tcW w:w="462" w:type="pct"/>
            <w:hideMark/>
          </w:tcPr>
          <w:p w14:paraId="64EF0ED3"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501FDD44" w14:textId="77777777" w:rsidTr="009675DA">
        <w:tc>
          <w:tcPr>
            <w:tcW w:w="380" w:type="pct"/>
          </w:tcPr>
          <w:p w14:paraId="39695D3E" w14:textId="6628027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2</w:t>
            </w:r>
          </w:p>
        </w:tc>
        <w:tc>
          <w:tcPr>
            <w:tcW w:w="4158" w:type="pct"/>
          </w:tcPr>
          <w:p w14:paraId="66E9779E" w14:textId="63907F1D" w:rsidR="00F15494" w:rsidRPr="005617D8" w:rsidRDefault="00F15494" w:rsidP="00F678EF">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259EDD4A" w14:textId="66D91C9C" w:rsidR="00F15494" w:rsidRDefault="00F15494" w:rsidP="00F678EF">
            <w:pPr>
              <w:ind w:left="697"/>
              <w:rPr>
                <w:rFonts w:eastAsia="Times New Roman" w:cs="Segoe UI"/>
                <w:b/>
                <w:bCs/>
                <w:sz w:val="20"/>
                <w:szCs w:val="20"/>
              </w:rPr>
            </w:pPr>
            <w:r w:rsidRPr="005617D8">
              <w:rPr>
                <w:rFonts w:eastAsia="Times New Roman" w:cs="Segoe UI"/>
                <w:b/>
                <w:bCs/>
                <w:sz w:val="20"/>
                <w:szCs w:val="20"/>
              </w:rPr>
              <w:t>Steps to create App Catalog site:</w:t>
            </w:r>
          </w:p>
          <w:p w14:paraId="322B8708" w14:textId="77777777" w:rsidR="00F15494" w:rsidRPr="005617D8" w:rsidRDefault="00F15494" w:rsidP="00F678EF">
            <w:pPr>
              <w:ind w:left="697"/>
              <w:rPr>
                <w:rFonts w:eastAsia="Times New Roman" w:cs="Segoe UI"/>
                <w:sz w:val="20"/>
                <w:szCs w:val="20"/>
              </w:rPr>
            </w:pPr>
          </w:p>
          <w:p w14:paraId="5A9C2125"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32B06A4D"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34EAC7FE"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2E0721B5" w14:textId="1D96DBBC"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3F788AB9" wp14:editId="53E591C4">
                  <wp:extent cx="4922289" cy="2228850"/>
                  <wp:effectExtent l="133350" t="114300" r="126365" b="1714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4ECB3"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Select Create a new app catalog site, and then click OK</w:t>
            </w:r>
          </w:p>
          <w:p w14:paraId="6C1987F6"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3873E287" wp14:editId="7135197B">
                  <wp:extent cx="4673126" cy="1762125"/>
                  <wp:effectExtent l="133350" t="114300" r="127635" b="1619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81C8A7" w14:textId="77777777" w:rsidR="00F15494" w:rsidRPr="005617D8" w:rsidRDefault="00F15494" w:rsidP="00F678EF">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4FFB71E1"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drawing>
                <wp:inline distT="0" distB="0" distL="0" distR="0" wp14:anchorId="5C88D6B7" wp14:editId="59F3502C">
                  <wp:extent cx="3648180" cy="2438400"/>
                  <wp:effectExtent l="133350" t="114300" r="123825" b="1714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4C9BF4" w14:textId="77777777" w:rsidR="00F15494" w:rsidRPr="005617D8" w:rsidRDefault="00F15494" w:rsidP="00F678EF">
            <w:pPr>
              <w:ind w:left="697"/>
              <w:rPr>
                <w:rFonts w:eastAsia="Times New Roman" w:cs="Segoe UI"/>
                <w:sz w:val="20"/>
                <w:szCs w:val="20"/>
              </w:rPr>
            </w:pPr>
            <w:r w:rsidRPr="005617D8">
              <w:rPr>
                <w:rFonts w:eastAsia="Times New Roman" w:cs="Segoe UI"/>
                <w:sz w:val="20"/>
                <w:szCs w:val="20"/>
                <w:shd w:val="clear" w:color="auto" w:fill="FFFFFF"/>
              </w:rPr>
              <w:t>After the App Catalog site is created, you can navigate to it within the SharePoint admin center by clicking Apps &gt;App Catalog. The App Catalog site will have a document library for Apps for Office and a document library for Apps for SharePoint, as well as a list that tracks App Requests from site users.</w:t>
            </w:r>
            <w:r w:rsidRPr="005617D8">
              <w:rPr>
                <w:rFonts w:eastAsia="Times New Roman" w:cs="Segoe UI"/>
                <w:sz w:val="20"/>
                <w:szCs w:val="20"/>
              </w:rPr>
              <w:t xml:space="preserve"> </w:t>
            </w:r>
          </w:p>
          <w:p w14:paraId="2207C9F7" w14:textId="7252DB94" w:rsidR="00F15494" w:rsidRPr="005617D8" w:rsidRDefault="00F15494" w:rsidP="00F678EF">
            <w:pPr>
              <w:ind w:left="697"/>
              <w:rPr>
                <w:rFonts w:eastAsia="Times New Roman" w:cs="Segoe UI"/>
                <w:sz w:val="20"/>
                <w:szCs w:val="20"/>
              </w:rPr>
            </w:pPr>
            <w:r w:rsidRPr="005617D8">
              <w:rPr>
                <w:rFonts w:cs="Segoe UI"/>
                <w:noProof/>
                <w:sz w:val="20"/>
                <w:szCs w:val="20"/>
              </w:rPr>
              <w:lastRenderedPageBreak/>
              <w:drawing>
                <wp:inline distT="0" distB="0" distL="0" distR="0" wp14:anchorId="6FBEC1E9" wp14:editId="4E33516B">
                  <wp:extent cx="4692463" cy="2971800"/>
                  <wp:effectExtent l="114300" t="114300" r="108585"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1FDBD8FB"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9ECDEE5" w14:textId="77777777" w:rsidTr="009675DA">
        <w:tc>
          <w:tcPr>
            <w:tcW w:w="380" w:type="pct"/>
          </w:tcPr>
          <w:p w14:paraId="7B11E3C4" w14:textId="1CDC2F4E"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3</w:t>
            </w:r>
          </w:p>
        </w:tc>
        <w:tc>
          <w:tcPr>
            <w:tcW w:w="4158" w:type="pct"/>
          </w:tcPr>
          <w:p w14:paraId="7BAF7828" w14:textId="1A2AE7F8" w:rsidR="00F15494" w:rsidRDefault="00F15494" w:rsidP="00F678EF">
            <w:pPr>
              <w:ind w:left="697"/>
              <w:rPr>
                <w:rFonts w:eastAsia="Times New Roman" w:cs="Segoe UI"/>
                <w:b/>
                <w:sz w:val="20"/>
                <w:szCs w:val="20"/>
              </w:rPr>
            </w:pPr>
            <w:r w:rsidRPr="005617D8">
              <w:rPr>
                <w:rFonts w:eastAsia="Times New Roman" w:cs="Segoe UI"/>
                <w:b/>
                <w:sz w:val="20"/>
                <w:szCs w:val="20"/>
              </w:rPr>
              <w:t>Office 365 – Register App</w:t>
            </w:r>
          </w:p>
          <w:p w14:paraId="0C240AE2" w14:textId="77777777" w:rsidR="00F15494" w:rsidRPr="005617D8" w:rsidRDefault="00F15494" w:rsidP="00F678EF">
            <w:pPr>
              <w:ind w:left="697"/>
              <w:rPr>
                <w:rFonts w:eastAsia="Times New Roman" w:cs="Segoe UI"/>
                <w:b/>
                <w:sz w:val="20"/>
                <w:szCs w:val="20"/>
              </w:rPr>
            </w:pPr>
          </w:p>
          <w:p w14:paraId="15A1A353"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Open a browser</w:t>
            </w:r>
          </w:p>
          <w:p w14:paraId="75036650"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Go to the following secure link</w:t>
            </w:r>
          </w:p>
          <w:p w14:paraId="1E790FFD" w14:textId="77777777" w:rsidR="00F15494" w:rsidRPr="005617D8" w:rsidRDefault="00F15494" w:rsidP="00F678EF">
            <w:pPr>
              <w:ind w:left="697"/>
              <w:textAlignment w:val="center"/>
              <w:rPr>
                <w:rFonts w:eastAsia="Times New Roman" w:cs="Segoe UI"/>
                <w:sz w:val="20"/>
                <w:szCs w:val="20"/>
              </w:rPr>
            </w:pPr>
            <w:r w:rsidRPr="005617D8">
              <w:rPr>
                <w:rFonts w:eastAsia="Times New Roman" w:cs="Segoe UI"/>
                <w:sz w:val="20"/>
                <w:szCs w:val="20"/>
              </w:rPr>
              <w:t>https://&lt;</w:t>
            </w:r>
            <w:r w:rsidRPr="005617D8">
              <w:rPr>
                <w:rFonts w:eastAsia="Times New Roman" w:cs="Segoe UI"/>
                <w:b/>
                <w:sz w:val="20"/>
                <w:szCs w:val="20"/>
              </w:rPr>
              <w:t>domain</w:t>
            </w:r>
            <w:r w:rsidRPr="005617D8">
              <w:rPr>
                <w:rFonts w:eastAsia="Times New Roman" w:cs="Segoe UI"/>
                <w:sz w:val="20"/>
                <w:szCs w:val="20"/>
              </w:rPr>
              <w:t>&gt;.sharepoint.com/_layouts/15/appregnew.aspx</w:t>
            </w:r>
          </w:p>
          <w:p w14:paraId="25671961" w14:textId="77777777" w:rsidR="00F15494" w:rsidRPr="005617D8" w:rsidRDefault="00F15494" w:rsidP="00F678EF">
            <w:pPr>
              <w:pBdr>
                <w:top w:val="dashed" w:sz="6" w:space="3" w:color="CDE6A0"/>
                <w:bottom w:val="dashed" w:sz="6" w:space="3" w:color="CDE6A0"/>
              </w:pBdr>
              <w:ind w:left="697"/>
              <w:textAlignment w:val="center"/>
              <w:rPr>
                <w:rFonts w:eastAsia="Times New Roman" w:cs="Segoe UI"/>
                <w:sz w:val="20"/>
                <w:szCs w:val="20"/>
              </w:rPr>
            </w:pPr>
            <w:r w:rsidRPr="005617D8">
              <w:rPr>
                <w:rFonts w:eastAsia="Times New Roman" w:cs="Segoe UI"/>
                <w:sz w:val="20"/>
                <w:szCs w:val="20"/>
              </w:rPr>
              <w:t>Note: If you are not logged on to Office365, log on when requested to do so</w:t>
            </w:r>
          </w:p>
          <w:p w14:paraId="7F45681D" w14:textId="77777777" w:rsidR="00F15494" w:rsidRPr="005617D8" w:rsidRDefault="00F15494" w:rsidP="00F678EF">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7075C6BF" wp14:editId="75F01FC9">
                  <wp:extent cx="3495675" cy="3109057"/>
                  <wp:effectExtent l="114300" t="114300" r="104775" b="148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1511" cy="31142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B8247C" w14:textId="5B243320"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Generate to generate a </w:t>
            </w:r>
            <w:r w:rsidRPr="005617D8">
              <w:rPr>
                <w:rFonts w:eastAsia="Times New Roman" w:cs="Segoe UI"/>
                <w:b/>
                <w:sz w:val="20"/>
                <w:szCs w:val="20"/>
              </w:rPr>
              <w:t>Client Id</w:t>
            </w:r>
            <w:r w:rsidRPr="005617D8">
              <w:rPr>
                <w:rFonts w:eastAsia="Times New Roman" w:cs="Segoe UI"/>
                <w:sz w:val="20"/>
                <w:szCs w:val="20"/>
              </w:rPr>
              <w:t> and </w:t>
            </w:r>
            <w:r w:rsidRPr="005617D8">
              <w:rPr>
                <w:rFonts w:eastAsia="Times New Roman" w:cs="Segoe UI"/>
                <w:b/>
                <w:sz w:val="20"/>
                <w:szCs w:val="20"/>
              </w:rPr>
              <w:t>Client Secret</w:t>
            </w:r>
            <w:r w:rsidRPr="005617D8">
              <w:rPr>
                <w:rFonts w:eastAsia="Times New Roman" w:cs="Segoe UI"/>
                <w:sz w:val="20"/>
                <w:szCs w:val="20"/>
              </w:rPr>
              <w:t> on the displayed page</w:t>
            </w:r>
          </w:p>
          <w:p w14:paraId="475C7DF1"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a Title</w:t>
            </w:r>
          </w:p>
          <w:p w14:paraId="425858AC"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App Domain (Domain that is used for UI site on Azure, created in step 2, example: matterexamplesite.azurewebsites.net)</w:t>
            </w:r>
          </w:p>
          <w:p w14:paraId="524E9B52"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Enter the Redirect URL (This is the UI start page URL – Azure UI site, example https://matterexamplesite.azurewebsites.net/pages/FindMatter.aspx)</w:t>
            </w:r>
          </w:p>
          <w:p w14:paraId="2CA974A7"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Create</w:t>
            </w:r>
          </w:p>
          <w:p w14:paraId="7BECF8AA" w14:textId="77777777" w:rsidR="00F15494" w:rsidRPr="005617D8" w:rsidRDefault="00F15494" w:rsidP="00F678EF">
            <w:pPr>
              <w:numPr>
                <w:ilvl w:val="0"/>
                <w:numId w:val="7"/>
              </w:numPr>
              <w:ind w:left="697"/>
              <w:textAlignment w:val="center"/>
              <w:rPr>
                <w:rFonts w:eastAsia="Times New Roman" w:cs="Segoe UI"/>
                <w:sz w:val="20"/>
                <w:szCs w:val="20"/>
              </w:rPr>
            </w:pPr>
            <w:r w:rsidRPr="005617D8">
              <w:rPr>
                <w:rFonts w:eastAsia="Times New Roman" w:cs="Segoe UI"/>
                <w:sz w:val="20"/>
                <w:szCs w:val="20"/>
              </w:rPr>
              <w:t>Click OK</w:t>
            </w:r>
          </w:p>
          <w:p w14:paraId="4D0C9555" w14:textId="77777777" w:rsidR="00F15494" w:rsidRPr="005617D8" w:rsidRDefault="00F15494" w:rsidP="00F678EF">
            <w:pPr>
              <w:ind w:left="697"/>
              <w:textAlignment w:val="center"/>
              <w:rPr>
                <w:rFonts w:eastAsia="Times New Roman" w:cs="Segoe UI"/>
                <w:sz w:val="20"/>
                <w:szCs w:val="20"/>
              </w:rPr>
            </w:pPr>
          </w:p>
          <w:p w14:paraId="6BB6E9DB" w14:textId="77777777" w:rsidR="00F15494" w:rsidRDefault="00F15494" w:rsidP="00F678EF">
            <w:pPr>
              <w:ind w:left="697"/>
              <w:textAlignment w:val="center"/>
              <w:rPr>
                <w:rFonts w:eastAsia="Times New Roman" w:cs="Segoe UI"/>
                <w:b/>
                <w:sz w:val="20"/>
                <w:szCs w:val="20"/>
              </w:rPr>
            </w:pPr>
          </w:p>
          <w:p w14:paraId="28FBCAB5" w14:textId="77777777" w:rsidR="00F15494" w:rsidRDefault="00F15494" w:rsidP="00F678EF">
            <w:pPr>
              <w:ind w:left="697"/>
              <w:textAlignment w:val="center"/>
              <w:rPr>
                <w:rFonts w:eastAsia="Times New Roman" w:cs="Segoe UI"/>
                <w:b/>
                <w:sz w:val="20"/>
                <w:szCs w:val="20"/>
              </w:rPr>
            </w:pPr>
          </w:p>
          <w:p w14:paraId="161FC27C" w14:textId="77777777" w:rsidR="00F15494" w:rsidRDefault="00F15494" w:rsidP="00F678EF">
            <w:pPr>
              <w:ind w:left="697"/>
              <w:textAlignment w:val="center"/>
              <w:rPr>
                <w:rFonts w:eastAsia="Times New Roman" w:cs="Segoe UI"/>
                <w:b/>
                <w:sz w:val="20"/>
                <w:szCs w:val="20"/>
              </w:rPr>
            </w:pPr>
          </w:p>
          <w:p w14:paraId="749E4F24" w14:textId="77777777" w:rsidR="00F15494" w:rsidRDefault="00F15494" w:rsidP="00F678EF">
            <w:pPr>
              <w:ind w:left="697"/>
              <w:textAlignment w:val="center"/>
              <w:rPr>
                <w:rFonts w:eastAsia="Times New Roman" w:cs="Segoe UI"/>
                <w:b/>
                <w:sz w:val="20"/>
                <w:szCs w:val="20"/>
              </w:rPr>
            </w:pPr>
          </w:p>
          <w:p w14:paraId="2AE183C8" w14:textId="77777777" w:rsidR="00F15494" w:rsidRDefault="00F15494" w:rsidP="00F678EF">
            <w:pPr>
              <w:ind w:left="697"/>
              <w:textAlignment w:val="center"/>
              <w:rPr>
                <w:rFonts w:eastAsia="Times New Roman" w:cs="Segoe UI"/>
                <w:b/>
                <w:sz w:val="20"/>
                <w:szCs w:val="20"/>
              </w:rPr>
            </w:pPr>
          </w:p>
          <w:p w14:paraId="49C3DE07" w14:textId="77777777" w:rsidR="00F15494" w:rsidRDefault="00F15494" w:rsidP="00F678EF">
            <w:pPr>
              <w:ind w:left="697"/>
              <w:textAlignment w:val="center"/>
              <w:rPr>
                <w:rFonts w:eastAsia="Times New Roman" w:cs="Segoe UI"/>
                <w:b/>
                <w:sz w:val="20"/>
                <w:szCs w:val="20"/>
              </w:rPr>
            </w:pPr>
          </w:p>
          <w:p w14:paraId="76C9B637" w14:textId="48E9BB51" w:rsidR="00F15494" w:rsidRDefault="00F15494" w:rsidP="00F678EF">
            <w:pPr>
              <w:ind w:left="697"/>
              <w:textAlignment w:val="center"/>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Keep a note of your Client ID, Client Secret, Title, App domain and Redirect URL</w:t>
            </w:r>
          </w:p>
          <w:p w14:paraId="0E1BAD84" w14:textId="77777777" w:rsidR="00F15494" w:rsidRPr="005617D8" w:rsidRDefault="00F15494" w:rsidP="00F678EF">
            <w:pPr>
              <w:ind w:left="697"/>
              <w:textAlignment w:val="center"/>
              <w:rPr>
                <w:rFonts w:eastAsia="Times New Roman" w:cs="Segoe UI"/>
                <w:sz w:val="20"/>
                <w:szCs w:val="20"/>
              </w:rPr>
            </w:pPr>
          </w:p>
          <w:tbl>
            <w:tblPr>
              <w:tblStyle w:val="TableGrid"/>
              <w:tblW w:w="0" w:type="auto"/>
              <w:tblLayout w:type="fixed"/>
              <w:tblLook w:val="04A0" w:firstRow="1" w:lastRow="0" w:firstColumn="1" w:lastColumn="0" w:noHBand="0" w:noVBand="1"/>
            </w:tblPr>
            <w:tblGrid>
              <w:gridCol w:w="1616"/>
              <w:gridCol w:w="5537"/>
            </w:tblGrid>
            <w:tr w:rsidR="00F15494" w:rsidRPr="005617D8" w14:paraId="0A5D0DE2" w14:textId="77777777" w:rsidTr="0073785C">
              <w:tc>
                <w:tcPr>
                  <w:tcW w:w="1616" w:type="dxa"/>
                  <w:shd w:val="clear" w:color="auto" w:fill="0070C0"/>
                  <w:hideMark/>
                </w:tcPr>
                <w:p w14:paraId="3360621A"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Id:   </w:t>
                  </w:r>
                </w:p>
              </w:tc>
              <w:tc>
                <w:tcPr>
                  <w:tcW w:w="5537" w:type="dxa"/>
                  <w:hideMark/>
                </w:tcPr>
                <w:p w14:paraId="13A05EA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2D0624DD" w14:textId="77777777" w:rsidTr="0073785C">
              <w:tc>
                <w:tcPr>
                  <w:tcW w:w="1616" w:type="dxa"/>
                  <w:shd w:val="clear" w:color="auto" w:fill="0070C0"/>
                  <w:hideMark/>
                </w:tcPr>
                <w:p w14:paraId="2EEA5452"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Client Secret:   </w:t>
                  </w:r>
                </w:p>
              </w:tc>
              <w:tc>
                <w:tcPr>
                  <w:tcW w:w="5537" w:type="dxa"/>
                  <w:hideMark/>
                </w:tcPr>
                <w:p w14:paraId="6EB1909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51D413BF" w14:textId="77777777" w:rsidTr="0073785C">
              <w:tc>
                <w:tcPr>
                  <w:tcW w:w="1616" w:type="dxa"/>
                  <w:shd w:val="clear" w:color="auto" w:fill="0070C0"/>
                  <w:hideMark/>
                </w:tcPr>
                <w:p w14:paraId="5FC10AEC"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Title:   </w:t>
                  </w:r>
                </w:p>
              </w:tc>
              <w:tc>
                <w:tcPr>
                  <w:tcW w:w="5537" w:type="dxa"/>
                  <w:hideMark/>
                </w:tcPr>
                <w:p w14:paraId="0BCCFB5F"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F578021" w14:textId="77777777" w:rsidTr="0073785C">
              <w:tc>
                <w:tcPr>
                  <w:tcW w:w="1616" w:type="dxa"/>
                  <w:shd w:val="clear" w:color="auto" w:fill="0070C0"/>
                  <w:hideMark/>
                </w:tcPr>
                <w:p w14:paraId="500674FB"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App Domain:   </w:t>
                  </w:r>
                </w:p>
              </w:tc>
              <w:tc>
                <w:tcPr>
                  <w:tcW w:w="5537" w:type="dxa"/>
                  <w:hideMark/>
                </w:tcPr>
                <w:p w14:paraId="22C29EEC"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r w:rsidR="00F15494" w:rsidRPr="005617D8" w14:paraId="1A0007C9" w14:textId="77777777" w:rsidTr="0073785C">
              <w:tc>
                <w:tcPr>
                  <w:tcW w:w="1616" w:type="dxa"/>
                  <w:shd w:val="clear" w:color="auto" w:fill="0070C0"/>
                  <w:hideMark/>
                </w:tcPr>
                <w:p w14:paraId="7ADB34E5" w14:textId="77777777" w:rsidR="00F15494" w:rsidRPr="0073785C" w:rsidRDefault="00F15494" w:rsidP="0073785C">
                  <w:pPr>
                    <w:pStyle w:val="NormalWeb"/>
                    <w:spacing w:before="0" w:beforeAutospacing="0" w:after="0" w:afterAutospacing="0"/>
                    <w:ind w:left="30"/>
                    <w:rPr>
                      <w:rFonts w:ascii="Segoe UI" w:hAnsi="Segoe UI" w:cs="Segoe UI"/>
                      <w:b/>
                      <w:color w:val="FFFFFF" w:themeColor="background1"/>
                      <w:sz w:val="20"/>
                      <w:szCs w:val="20"/>
                    </w:rPr>
                  </w:pPr>
                  <w:r w:rsidRPr="0073785C">
                    <w:rPr>
                      <w:rFonts w:ascii="Segoe UI" w:hAnsi="Segoe UI" w:cs="Segoe UI"/>
                      <w:b/>
                      <w:color w:val="FFFFFF" w:themeColor="background1"/>
                      <w:sz w:val="20"/>
                      <w:szCs w:val="20"/>
                    </w:rPr>
                    <w:t xml:space="preserve">Redirect URI:   </w:t>
                  </w:r>
                </w:p>
              </w:tc>
              <w:tc>
                <w:tcPr>
                  <w:tcW w:w="5537" w:type="dxa"/>
                  <w:hideMark/>
                </w:tcPr>
                <w:p w14:paraId="46893D43" w14:textId="77777777" w:rsidR="00F15494" w:rsidRPr="005617D8" w:rsidRDefault="00F15494" w:rsidP="00F678EF">
                  <w:pPr>
                    <w:pStyle w:val="NormalWeb"/>
                    <w:spacing w:before="0" w:beforeAutospacing="0" w:after="0" w:afterAutospacing="0"/>
                    <w:ind w:left="697"/>
                    <w:rPr>
                      <w:rFonts w:ascii="Segoe UI" w:hAnsi="Segoe UI" w:cs="Segoe UI"/>
                      <w:sz w:val="20"/>
                      <w:szCs w:val="20"/>
                    </w:rPr>
                  </w:pPr>
                </w:p>
              </w:tc>
            </w:tr>
          </w:tbl>
          <w:p w14:paraId="0E3778B3" w14:textId="77777777" w:rsidR="00F15494" w:rsidRPr="005617D8" w:rsidRDefault="00F15494" w:rsidP="00F678EF">
            <w:pPr>
              <w:ind w:left="697"/>
              <w:rPr>
                <w:rFonts w:eastAsia="Times New Roman" w:cs="Segoe UI"/>
                <w:sz w:val="20"/>
                <w:szCs w:val="20"/>
              </w:rPr>
            </w:pPr>
          </w:p>
        </w:tc>
        <w:tc>
          <w:tcPr>
            <w:tcW w:w="462" w:type="pct"/>
          </w:tcPr>
          <w:p w14:paraId="011E13DE" w14:textId="77777777" w:rsidR="00F15494" w:rsidRPr="005617D8" w:rsidRDefault="00F15494" w:rsidP="00AA435F">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75ED30F5" w14:textId="77777777" w:rsidTr="009675DA">
        <w:tc>
          <w:tcPr>
            <w:tcW w:w="380" w:type="pct"/>
          </w:tcPr>
          <w:p w14:paraId="74A4F7E4" w14:textId="5EDF9F02" w:rsidR="00F15494" w:rsidRPr="009675DA" w:rsidRDefault="00F15494" w:rsidP="009675DA">
            <w:pPr>
              <w:ind w:left="60"/>
              <w:rPr>
                <w:rFonts w:eastAsia="Times New Roman" w:cs="Segoe UI"/>
                <w:b/>
                <w:sz w:val="20"/>
                <w:szCs w:val="20"/>
              </w:rPr>
            </w:pPr>
            <w:r w:rsidRPr="009675DA">
              <w:rPr>
                <w:rFonts w:eastAsia="Times New Roman" w:cs="Segoe UI"/>
                <w:b/>
                <w:sz w:val="20"/>
                <w:szCs w:val="20"/>
              </w:rPr>
              <w:lastRenderedPageBreak/>
              <w:t>Step 4</w:t>
            </w:r>
          </w:p>
        </w:tc>
        <w:tc>
          <w:tcPr>
            <w:tcW w:w="4158" w:type="pct"/>
          </w:tcPr>
          <w:p w14:paraId="2D097864" w14:textId="785BCBC3" w:rsidR="00F15494" w:rsidRPr="005617D8" w:rsidRDefault="00F15494" w:rsidP="00F15494">
            <w:pPr>
              <w:ind w:left="697"/>
              <w:rPr>
                <w:rFonts w:eastAsia="Times New Roman" w:cs="Segoe UI"/>
                <w:sz w:val="20"/>
                <w:szCs w:val="20"/>
              </w:rPr>
            </w:pPr>
            <w:r w:rsidRPr="005617D8">
              <w:rPr>
                <w:rFonts w:eastAsia="Times New Roman" w:cs="Segoe UI"/>
                <w:sz w:val="20"/>
                <w:szCs w:val="20"/>
              </w:rPr>
              <w:t>Add admin account to term store administrators, for adding account to term store administrators refer Appendix D</w:t>
            </w:r>
          </w:p>
        </w:tc>
        <w:tc>
          <w:tcPr>
            <w:tcW w:w="462" w:type="pct"/>
          </w:tcPr>
          <w:p w14:paraId="5F5C6074" w14:textId="77777777" w:rsidR="00F15494" w:rsidRPr="005617D8" w:rsidRDefault="00F15494" w:rsidP="00F15494">
            <w:pPr>
              <w:rPr>
                <w:rFonts w:eastAsia="Times New Roman" w:cs="Segoe UI"/>
                <w:sz w:val="20"/>
                <w:szCs w:val="20"/>
              </w:rPr>
            </w:pPr>
          </w:p>
        </w:tc>
      </w:tr>
      <w:tr w:rsidR="00F15494" w:rsidRPr="005617D8" w14:paraId="00BC859C" w14:textId="77777777" w:rsidTr="009675DA">
        <w:tc>
          <w:tcPr>
            <w:tcW w:w="380" w:type="pct"/>
          </w:tcPr>
          <w:p w14:paraId="212678AD" w14:textId="43E3F674" w:rsidR="00F15494" w:rsidRPr="009675DA" w:rsidRDefault="00F15494" w:rsidP="009675DA">
            <w:pPr>
              <w:ind w:left="60"/>
              <w:rPr>
                <w:rFonts w:eastAsia="Times New Roman" w:cs="Segoe UI"/>
                <w:b/>
                <w:sz w:val="20"/>
                <w:szCs w:val="20"/>
              </w:rPr>
            </w:pPr>
            <w:r w:rsidRPr="009675DA">
              <w:rPr>
                <w:rFonts w:eastAsia="Times New Roman" w:cs="Segoe UI"/>
                <w:b/>
                <w:sz w:val="20"/>
                <w:szCs w:val="20"/>
              </w:rPr>
              <w:t>Step 5</w:t>
            </w:r>
          </w:p>
        </w:tc>
        <w:tc>
          <w:tcPr>
            <w:tcW w:w="4158" w:type="pct"/>
          </w:tcPr>
          <w:p w14:paraId="357CE5CD" w14:textId="7F939A2E" w:rsidR="00F15494" w:rsidRPr="005617D8" w:rsidRDefault="00F15494">
            <w:pPr>
              <w:ind w:left="697"/>
              <w:rPr>
                <w:rFonts w:eastAsia="Times New Roman" w:cs="Segoe UI"/>
                <w:sz w:val="20"/>
                <w:szCs w:val="20"/>
              </w:rPr>
            </w:pPr>
            <w:r w:rsidRPr="005617D8">
              <w:rPr>
                <w:rFonts w:eastAsia="Times New Roman" w:cs="Segoe UI"/>
                <w:sz w:val="20"/>
                <w:szCs w:val="20"/>
              </w:rPr>
              <w:t>Open the main Matter Center solution and update the files listed in Appendix F using the example provided in the code.</w:t>
            </w:r>
          </w:p>
        </w:tc>
        <w:tc>
          <w:tcPr>
            <w:tcW w:w="462" w:type="pct"/>
          </w:tcPr>
          <w:p w14:paraId="1388C364" w14:textId="149530B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1285133B" w14:textId="77777777" w:rsidTr="009675DA">
        <w:tc>
          <w:tcPr>
            <w:tcW w:w="380" w:type="pct"/>
          </w:tcPr>
          <w:p w14:paraId="2E0327E8" w14:textId="164B50D3" w:rsidR="00F15494" w:rsidRPr="009675DA" w:rsidRDefault="00F15494" w:rsidP="009675DA">
            <w:pPr>
              <w:ind w:left="60"/>
              <w:rPr>
                <w:rFonts w:eastAsia="Times New Roman" w:cs="Segoe UI"/>
                <w:b/>
                <w:sz w:val="20"/>
                <w:szCs w:val="20"/>
              </w:rPr>
            </w:pPr>
            <w:r>
              <w:rPr>
                <w:rFonts w:eastAsia="Times New Roman" w:cs="Segoe UI"/>
                <w:b/>
                <w:sz w:val="20"/>
                <w:szCs w:val="20"/>
              </w:rPr>
              <w:t>Step 6</w:t>
            </w:r>
          </w:p>
        </w:tc>
        <w:tc>
          <w:tcPr>
            <w:tcW w:w="4158" w:type="pct"/>
          </w:tcPr>
          <w:p w14:paraId="4B0A5486" w14:textId="5BF0553F" w:rsidR="00F15494" w:rsidRPr="005617D8" w:rsidRDefault="00F15494" w:rsidP="00F15494">
            <w:pPr>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462" w:type="pct"/>
          </w:tcPr>
          <w:p w14:paraId="66597FB4" w14:textId="2FF8A5AB"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321A9C72" w14:textId="77777777" w:rsidTr="009675DA">
        <w:tc>
          <w:tcPr>
            <w:tcW w:w="380" w:type="pct"/>
          </w:tcPr>
          <w:p w14:paraId="17591B7E" w14:textId="514977F1" w:rsidR="00F15494" w:rsidRPr="009675DA" w:rsidRDefault="00F15494" w:rsidP="009675DA">
            <w:pPr>
              <w:ind w:left="60"/>
              <w:rPr>
                <w:rFonts w:eastAsia="Times New Roman" w:cs="Segoe UI"/>
                <w:b/>
                <w:sz w:val="20"/>
                <w:szCs w:val="20"/>
              </w:rPr>
            </w:pPr>
            <w:r>
              <w:rPr>
                <w:rFonts w:eastAsia="Times New Roman" w:cs="Segoe UI"/>
                <w:b/>
                <w:sz w:val="20"/>
                <w:szCs w:val="20"/>
              </w:rPr>
              <w:t>Step 7</w:t>
            </w:r>
          </w:p>
        </w:tc>
        <w:tc>
          <w:tcPr>
            <w:tcW w:w="4158" w:type="pct"/>
          </w:tcPr>
          <w:p w14:paraId="41EEF2EC" w14:textId="4A1EB6D6" w:rsidR="00F15494" w:rsidRPr="005617D8" w:rsidRDefault="00F15494" w:rsidP="00F15494">
            <w:pPr>
              <w:ind w:left="697"/>
              <w:rPr>
                <w:rFonts w:eastAsia="Times New Roman" w:cs="Segoe UI"/>
                <w:sz w:val="20"/>
                <w:szCs w:val="20"/>
              </w:rPr>
            </w:pPr>
            <w:r w:rsidRPr="005617D8">
              <w:rPr>
                <w:rFonts w:eastAsia="Times New Roman" w:cs="Segoe UI"/>
                <w:sz w:val="20"/>
                <w:szCs w:val="20"/>
              </w:rPr>
              <w:t xml:space="preserve">Publish the </w:t>
            </w:r>
            <w:proofErr w:type="spellStart"/>
            <w:proofErr w:type="gramStart"/>
            <w:r w:rsidRPr="005617D8">
              <w:rPr>
                <w:rFonts w:eastAsia="Times New Roman" w:cs="Segoe UI"/>
                <w:sz w:val="20"/>
                <w:szCs w:val="20"/>
              </w:rPr>
              <w:t>Microsoft.Legal.MatterCenter</w:t>
            </w:r>
            <w:proofErr w:type="spellEnd"/>
            <w:proofErr w:type="gramEnd"/>
            <w:r w:rsidRPr="005617D8">
              <w:rPr>
                <w:rFonts w:eastAsia="Times New Roman" w:cs="Segoe UI"/>
                <w:sz w:val="20"/>
                <w:szCs w:val="20"/>
              </w:rPr>
              <w:t xml:space="preserve"> project in order to create a SharePoint app.</w:t>
            </w:r>
          </w:p>
          <w:p w14:paraId="4669705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 xml:space="preserve">Right click the </w:t>
            </w:r>
            <w:proofErr w:type="spellStart"/>
            <w:proofErr w:type="gramStart"/>
            <w:r w:rsidRPr="005617D8">
              <w:rPr>
                <w:rFonts w:eastAsia="Times New Roman" w:cs="Segoe UI"/>
                <w:sz w:val="20"/>
                <w:szCs w:val="20"/>
              </w:rPr>
              <w:t>Microsoft.Legal.MatterCenter</w:t>
            </w:r>
            <w:proofErr w:type="spellEnd"/>
            <w:proofErr w:type="gramEnd"/>
            <w:r w:rsidRPr="005617D8">
              <w:rPr>
                <w:rFonts w:eastAsia="Times New Roman" w:cs="Segoe UI"/>
                <w:sz w:val="20"/>
                <w:szCs w:val="20"/>
              </w:rPr>
              <w:t xml:space="preserve"> project and click Publish…</w:t>
            </w:r>
          </w:p>
          <w:p w14:paraId="59D5B401" w14:textId="77777777" w:rsidR="00F15494" w:rsidRPr="005617D8"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Click Package the add-in</w:t>
            </w:r>
          </w:p>
          <w:p w14:paraId="5412704D" w14:textId="77777777" w:rsidR="00F15494" w:rsidRDefault="00F15494" w:rsidP="00F15494">
            <w:pPr>
              <w:pStyle w:val="ListParagraph"/>
              <w:numPr>
                <w:ilvl w:val="0"/>
                <w:numId w:val="25"/>
              </w:numPr>
              <w:ind w:left="697"/>
              <w:rPr>
                <w:rFonts w:eastAsia="Times New Roman" w:cs="Segoe UI"/>
                <w:sz w:val="20"/>
                <w:szCs w:val="20"/>
              </w:rPr>
            </w:pPr>
            <w:r w:rsidRPr="005617D8">
              <w:rPr>
                <w:rFonts w:eastAsia="Times New Roman" w:cs="Segoe UI"/>
                <w:sz w:val="20"/>
                <w:szCs w:val="20"/>
              </w:rPr>
              <w:t xml:space="preserve">Visual Studio will create a file called </w:t>
            </w:r>
            <w:proofErr w:type="spellStart"/>
            <w:r w:rsidRPr="005617D8">
              <w:rPr>
                <w:rFonts w:eastAsia="Times New Roman" w:cs="Segoe UI"/>
                <w:sz w:val="20"/>
                <w:szCs w:val="20"/>
              </w:rPr>
              <w:t>Microsoft.Legal.MatterCenter.app</w:t>
            </w:r>
            <w:proofErr w:type="spellEnd"/>
            <w:r w:rsidRPr="005617D8">
              <w:rPr>
                <w:rFonts w:eastAsia="Times New Roman" w:cs="Segoe UI"/>
                <w:sz w:val="20"/>
                <w:szCs w:val="20"/>
              </w:rPr>
              <w:t xml:space="preserve"> at the bin/debug/</w:t>
            </w:r>
            <w:proofErr w:type="spellStart"/>
            <w:r w:rsidRPr="005617D8">
              <w:rPr>
                <w:rFonts w:eastAsia="Times New Roman" w:cs="Segoe UI"/>
                <w:sz w:val="20"/>
                <w:szCs w:val="20"/>
              </w:rPr>
              <w:t>app.publish</w:t>
            </w:r>
            <w:proofErr w:type="spellEnd"/>
            <w:r w:rsidRPr="005617D8">
              <w:rPr>
                <w:rFonts w:eastAsia="Times New Roman" w:cs="Segoe UI"/>
                <w:sz w:val="20"/>
                <w:szCs w:val="20"/>
              </w:rPr>
              <w:t>/1.0.0.0 folder</w:t>
            </w:r>
          </w:p>
          <w:p w14:paraId="18A004C5" w14:textId="77777777" w:rsidR="00A82797" w:rsidRDefault="00A82797" w:rsidP="009675DA">
            <w:pPr>
              <w:rPr>
                <w:rFonts w:eastAsia="Times New Roman" w:cs="Segoe UI"/>
                <w:sz w:val="20"/>
                <w:szCs w:val="20"/>
              </w:rPr>
            </w:pPr>
          </w:p>
          <w:p w14:paraId="4DE3C29F" w14:textId="5350FE7F" w:rsidR="00A82797" w:rsidRPr="005617D8" w:rsidRDefault="001B67D0" w:rsidP="00A82797">
            <w:pPr>
              <w:ind w:left="697"/>
              <w:rPr>
                <w:rFonts w:eastAsia="Times New Roman" w:cs="Segoe UI"/>
                <w:sz w:val="20"/>
                <w:szCs w:val="20"/>
              </w:rPr>
            </w:pPr>
            <w:r>
              <w:rPr>
                <w:rFonts w:eastAsia="Times New Roman" w:cs="Segoe UI"/>
                <w:sz w:val="20"/>
                <w:szCs w:val="20"/>
              </w:rPr>
              <w:t>[</w:t>
            </w:r>
            <w:r w:rsidRPr="009675DA">
              <w:rPr>
                <w:rFonts w:eastAsia="Times New Roman" w:cs="Segoe UI"/>
                <w:b/>
                <w:sz w:val="20"/>
                <w:szCs w:val="20"/>
              </w:rPr>
              <w:t>Optional</w:t>
            </w:r>
            <w:r>
              <w:rPr>
                <w:rFonts w:eastAsia="Times New Roman" w:cs="Segoe UI"/>
                <w:sz w:val="20"/>
                <w:szCs w:val="20"/>
              </w:rPr>
              <w:t xml:space="preserve">] </w:t>
            </w:r>
            <w:r w:rsidR="00A82797" w:rsidRPr="005617D8">
              <w:rPr>
                <w:rFonts w:eastAsia="Times New Roman" w:cs="Segoe UI"/>
                <w:sz w:val="20"/>
                <w:szCs w:val="20"/>
              </w:rPr>
              <w:t xml:space="preserve">Publish the </w:t>
            </w:r>
            <w:proofErr w:type="spellStart"/>
            <w:proofErr w:type="gramStart"/>
            <w:r w:rsidR="00A82797" w:rsidRPr="00A82797">
              <w:rPr>
                <w:rFonts w:eastAsia="Times New Roman" w:cs="Segoe UI"/>
                <w:sz w:val="20"/>
                <w:szCs w:val="20"/>
              </w:rPr>
              <w:t>Microsoft.Legal.MatterCenter.OneDriveRibbon</w:t>
            </w:r>
            <w:proofErr w:type="spellEnd"/>
            <w:proofErr w:type="gramEnd"/>
            <w:r w:rsidR="00A82797" w:rsidRPr="005617D8">
              <w:rPr>
                <w:rFonts w:eastAsia="Times New Roman" w:cs="Segoe UI"/>
                <w:sz w:val="20"/>
                <w:szCs w:val="20"/>
              </w:rPr>
              <w:t xml:space="preserve"> project in order to create a SharePoint app.</w:t>
            </w:r>
          </w:p>
          <w:p w14:paraId="35AE2B6C" w14:textId="2EACD1C0" w:rsidR="00A82797" w:rsidRPr="005617D8"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Right click the </w:t>
            </w:r>
            <w:proofErr w:type="spellStart"/>
            <w:proofErr w:type="gramStart"/>
            <w:r w:rsidRPr="00A82797">
              <w:rPr>
                <w:rFonts w:eastAsia="Times New Roman" w:cs="Segoe UI"/>
                <w:sz w:val="20"/>
                <w:szCs w:val="20"/>
              </w:rPr>
              <w:t>Microsoft.Legal.MatterCenter.OneDriveRibbon</w:t>
            </w:r>
            <w:proofErr w:type="spellEnd"/>
            <w:proofErr w:type="gramEnd"/>
            <w:r w:rsidRPr="005617D8">
              <w:rPr>
                <w:rFonts w:eastAsia="Times New Roman" w:cs="Segoe UI"/>
                <w:sz w:val="20"/>
                <w:szCs w:val="20"/>
              </w:rPr>
              <w:t xml:space="preserve"> project and click Publish…</w:t>
            </w:r>
          </w:p>
          <w:p w14:paraId="75C4AA05" w14:textId="1C928B69" w:rsidR="00A82797" w:rsidRPr="005617D8" w:rsidRDefault="00825170" w:rsidP="009675DA">
            <w:pPr>
              <w:pStyle w:val="ListParagraph"/>
              <w:numPr>
                <w:ilvl w:val="0"/>
                <w:numId w:val="52"/>
              </w:numPr>
              <w:rPr>
                <w:rFonts w:eastAsia="Times New Roman" w:cs="Segoe UI"/>
                <w:sz w:val="20"/>
                <w:szCs w:val="20"/>
              </w:rPr>
            </w:pPr>
            <w:r>
              <w:rPr>
                <w:rFonts w:eastAsia="Times New Roman" w:cs="Segoe UI"/>
                <w:sz w:val="20"/>
                <w:szCs w:val="20"/>
              </w:rPr>
              <w:t>Click Package the add-in</w:t>
            </w:r>
          </w:p>
          <w:p w14:paraId="444CB39E" w14:textId="3652B5B8" w:rsidR="00A82797" w:rsidRPr="009675DA" w:rsidRDefault="00A82797" w:rsidP="009675DA">
            <w:pPr>
              <w:pStyle w:val="ListParagraph"/>
              <w:numPr>
                <w:ilvl w:val="0"/>
                <w:numId w:val="52"/>
              </w:numPr>
              <w:rPr>
                <w:rFonts w:eastAsia="Times New Roman" w:cs="Segoe UI"/>
                <w:sz w:val="20"/>
                <w:szCs w:val="20"/>
              </w:rPr>
            </w:pPr>
            <w:r w:rsidRPr="005617D8">
              <w:rPr>
                <w:rFonts w:eastAsia="Times New Roman" w:cs="Segoe UI"/>
                <w:sz w:val="20"/>
                <w:szCs w:val="20"/>
              </w:rPr>
              <w:t xml:space="preserve">Visual Studio will create a file called </w:t>
            </w:r>
            <w:proofErr w:type="spellStart"/>
            <w:r w:rsidRPr="00A82797">
              <w:rPr>
                <w:rFonts w:eastAsia="Times New Roman" w:cs="Segoe UI"/>
                <w:sz w:val="20"/>
                <w:szCs w:val="20"/>
              </w:rPr>
              <w:t>Microsoft.Legal.MatterCenter.OneDriveRibbon</w:t>
            </w:r>
            <w:r w:rsidRPr="005617D8">
              <w:rPr>
                <w:rFonts w:eastAsia="Times New Roman" w:cs="Segoe UI"/>
                <w:sz w:val="20"/>
                <w:szCs w:val="20"/>
              </w:rPr>
              <w:t>.app</w:t>
            </w:r>
            <w:proofErr w:type="spellEnd"/>
            <w:r w:rsidRPr="005617D8">
              <w:rPr>
                <w:rFonts w:eastAsia="Times New Roman" w:cs="Segoe UI"/>
                <w:sz w:val="20"/>
                <w:szCs w:val="20"/>
              </w:rPr>
              <w:t xml:space="preserve"> at the bin/debug/</w:t>
            </w:r>
            <w:proofErr w:type="spellStart"/>
            <w:r w:rsidRPr="005617D8">
              <w:rPr>
                <w:rFonts w:eastAsia="Times New Roman" w:cs="Segoe UI"/>
                <w:sz w:val="20"/>
                <w:szCs w:val="20"/>
              </w:rPr>
              <w:t>app.publish</w:t>
            </w:r>
            <w:proofErr w:type="spellEnd"/>
            <w:r w:rsidRPr="005617D8">
              <w:rPr>
                <w:rFonts w:eastAsia="Times New Roman" w:cs="Segoe UI"/>
                <w:sz w:val="20"/>
                <w:szCs w:val="20"/>
              </w:rPr>
              <w:t>/1.0.0.0 folder</w:t>
            </w:r>
            <w:r w:rsidR="00710FF7">
              <w:rPr>
                <w:rFonts w:eastAsia="Times New Roman" w:cs="Segoe UI"/>
                <w:sz w:val="20"/>
                <w:szCs w:val="20"/>
              </w:rPr>
              <w:br/>
            </w:r>
            <w:r w:rsidR="005D359E" w:rsidRPr="00497041">
              <w:rPr>
                <w:rFonts w:eastAsia="Times New Roman" w:cs="Segoe UI"/>
                <w:sz w:val="20"/>
                <w:szCs w:val="20"/>
              </w:rPr>
              <w:t>Create a folder called SharePoint App and copy both app files created to the newly created folder</w:t>
            </w:r>
          </w:p>
        </w:tc>
        <w:tc>
          <w:tcPr>
            <w:tcW w:w="462" w:type="pct"/>
          </w:tcPr>
          <w:p w14:paraId="4D939727" w14:textId="073B7258"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A24F040" w14:textId="77777777" w:rsidTr="009675DA">
        <w:tc>
          <w:tcPr>
            <w:tcW w:w="380" w:type="pct"/>
          </w:tcPr>
          <w:p w14:paraId="69B7EFBA" w14:textId="7618BA3B" w:rsidR="00F15494" w:rsidRPr="009675DA" w:rsidRDefault="00F15494" w:rsidP="009675DA">
            <w:pPr>
              <w:ind w:left="60"/>
              <w:rPr>
                <w:rFonts w:eastAsia="Times New Roman" w:cs="Segoe UI"/>
                <w:b/>
                <w:sz w:val="20"/>
                <w:szCs w:val="20"/>
              </w:rPr>
            </w:pPr>
            <w:r>
              <w:rPr>
                <w:rFonts w:eastAsia="Times New Roman" w:cs="Segoe UI"/>
                <w:b/>
                <w:sz w:val="20"/>
                <w:szCs w:val="20"/>
              </w:rPr>
              <w:t>Step 8</w:t>
            </w:r>
          </w:p>
        </w:tc>
        <w:tc>
          <w:tcPr>
            <w:tcW w:w="4158" w:type="pct"/>
          </w:tcPr>
          <w:p w14:paraId="35B00355" w14:textId="50806BE4" w:rsidR="00F15494" w:rsidRPr="005617D8" w:rsidRDefault="00F15494" w:rsidP="00F15494">
            <w:pPr>
              <w:ind w:left="697"/>
              <w:rPr>
                <w:rFonts w:eastAsia="Times New Roman" w:cs="Segoe UI"/>
                <w:sz w:val="20"/>
                <w:szCs w:val="20"/>
              </w:rPr>
            </w:pPr>
            <w:r w:rsidRPr="005617D8">
              <w:rPr>
                <w:rFonts w:eastAsia="Times New Roman" w:cs="Segoe UI"/>
                <w:sz w:val="20"/>
                <w:szCs w:val="20"/>
              </w:rPr>
              <w:t xml:space="preserve">Copy and create the following structure in the deployment folder under the </w:t>
            </w:r>
            <w:proofErr w:type="spellStart"/>
            <w:r w:rsidRPr="005617D8">
              <w:rPr>
                <w:rFonts w:eastAsia="Times New Roman" w:cs="Segoe UI"/>
                <w:sz w:val="20"/>
                <w:szCs w:val="20"/>
              </w:rPr>
              <w:t>src</w:t>
            </w:r>
            <w:proofErr w:type="spellEnd"/>
            <w:r w:rsidRPr="005617D8">
              <w:rPr>
                <w:rFonts w:eastAsia="Times New Roman" w:cs="Segoe UI"/>
                <w:sz w:val="20"/>
                <w:szCs w:val="20"/>
              </w:rPr>
              <w:t xml:space="preserve"> folder:</w:t>
            </w:r>
          </w:p>
          <w:p w14:paraId="2110B11A" w14:textId="00B1C950"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 xml:space="preserve">Copy </w:t>
            </w:r>
            <w:proofErr w:type="spellStart"/>
            <w:proofErr w:type="gramStart"/>
            <w:r w:rsidRPr="005617D8">
              <w:rPr>
                <w:rFonts w:eastAsia="Times New Roman" w:cs="Segoe UI"/>
                <w:sz w:val="20"/>
                <w:szCs w:val="20"/>
              </w:rPr>
              <w:t>Microsoft.Legal.MatterCenter.ProviderService</w:t>
            </w:r>
            <w:proofErr w:type="spellEnd"/>
            <w:proofErr w:type="gramEnd"/>
            <w:r w:rsidRPr="005617D8">
              <w:rPr>
                <w:rFonts w:eastAsia="Times New Roman" w:cs="Segoe UI"/>
                <w:sz w:val="20"/>
                <w:szCs w:val="20"/>
              </w:rPr>
              <w:t xml:space="preserve"> in the solution folder to the deployment folder and rename it Service Publish</w:t>
            </w:r>
          </w:p>
          <w:p w14:paraId="3F84A13C" w14:textId="77777777"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 xml:space="preserve">Copy </w:t>
            </w:r>
            <w:proofErr w:type="spellStart"/>
            <w:proofErr w:type="gramStart"/>
            <w:r w:rsidRPr="005617D8">
              <w:rPr>
                <w:rFonts w:eastAsia="Times New Roman" w:cs="Segoe UI"/>
                <w:sz w:val="20"/>
                <w:szCs w:val="20"/>
              </w:rPr>
              <w:t>Microsoft.Legal.MatterCenter.SharePointAppWeb</w:t>
            </w:r>
            <w:proofErr w:type="spellEnd"/>
            <w:proofErr w:type="gramEnd"/>
            <w:r w:rsidRPr="005617D8">
              <w:rPr>
                <w:rFonts w:eastAsia="Times New Roman" w:cs="Segoe UI"/>
                <w:sz w:val="20"/>
                <w:szCs w:val="20"/>
              </w:rPr>
              <w:t xml:space="preserve"> in the solution folder to the deployment folder and rename it Web Publish</w:t>
            </w:r>
          </w:p>
          <w:p w14:paraId="27243053" w14:textId="77777777"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lastRenderedPageBreak/>
              <w:t>Create a folder called Exchange App and copy the Microsoft.Legal.MatterCenter_Outlook.xml file from the Microsoft.Legal.MatterCenter_Outlook\Microsoft.Legal.MatterCenter_OutlookManifest folder to the newly created folder</w:t>
            </w:r>
          </w:p>
          <w:p w14:paraId="2DDE5897" w14:textId="77777777"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Office App and copy the Microsoft.Legal.MatterCenter_OfficeManifest.xml file from the Microsoft.Legal.MatterCenter_Office\Microsoft.Legal.MatterCenter_OfficeManifest folder to the newly created folder</w:t>
            </w:r>
          </w:p>
          <w:p w14:paraId="26049AB2" w14:textId="01A3629A" w:rsidR="00F15494" w:rsidRPr="005617D8" w:rsidRDefault="00F15494" w:rsidP="00F15494">
            <w:pPr>
              <w:pStyle w:val="ListParagraph"/>
              <w:numPr>
                <w:ilvl w:val="0"/>
                <w:numId w:val="26"/>
              </w:numPr>
              <w:ind w:left="697"/>
              <w:rPr>
                <w:rFonts w:eastAsia="Times New Roman" w:cs="Segoe UI"/>
                <w:sz w:val="20"/>
                <w:szCs w:val="20"/>
              </w:rPr>
            </w:pPr>
            <w:r w:rsidRPr="005617D8">
              <w:rPr>
                <w:rFonts w:eastAsia="Times New Roman" w:cs="Segoe UI"/>
                <w:sz w:val="20"/>
                <w:szCs w:val="20"/>
              </w:rPr>
              <w:t>Create a folder called SharePoint App and copy the file</w:t>
            </w:r>
            <w:r w:rsidR="00175AE7">
              <w:rPr>
                <w:rFonts w:eastAsia="Times New Roman" w:cs="Segoe UI"/>
                <w:sz w:val="20"/>
                <w:szCs w:val="20"/>
              </w:rPr>
              <w:t>(s)</w:t>
            </w:r>
            <w:r w:rsidRPr="005617D8">
              <w:rPr>
                <w:rFonts w:eastAsia="Times New Roman" w:cs="Segoe UI"/>
                <w:sz w:val="20"/>
                <w:szCs w:val="20"/>
              </w:rPr>
              <w:t xml:space="preserve"> created in Step 7 to the newly created folder</w:t>
            </w:r>
          </w:p>
        </w:tc>
        <w:tc>
          <w:tcPr>
            <w:tcW w:w="462" w:type="pct"/>
          </w:tcPr>
          <w:p w14:paraId="19AF6E3E" w14:textId="0EEAD50D"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Manual</w:t>
            </w:r>
          </w:p>
        </w:tc>
      </w:tr>
      <w:tr w:rsidR="00F15494" w:rsidRPr="005617D8" w14:paraId="07498730" w14:textId="77777777" w:rsidTr="009675DA">
        <w:tc>
          <w:tcPr>
            <w:tcW w:w="380" w:type="pct"/>
          </w:tcPr>
          <w:p w14:paraId="28292589" w14:textId="1D9199DC" w:rsidR="00F15494" w:rsidRPr="009675DA" w:rsidRDefault="00F15494" w:rsidP="009675DA">
            <w:pPr>
              <w:ind w:left="60"/>
              <w:rPr>
                <w:rFonts w:eastAsia="Times New Roman" w:cs="Segoe UI"/>
                <w:b/>
                <w:sz w:val="20"/>
                <w:szCs w:val="20"/>
              </w:rPr>
            </w:pPr>
            <w:r>
              <w:rPr>
                <w:rFonts w:eastAsia="Times New Roman" w:cs="Segoe UI"/>
                <w:b/>
                <w:sz w:val="20"/>
                <w:szCs w:val="20"/>
              </w:rPr>
              <w:lastRenderedPageBreak/>
              <w:t>Step 9</w:t>
            </w:r>
          </w:p>
        </w:tc>
        <w:tc>
          <w:tcPr>
            <w:tcW w:w="4158" w:type="pct"/>
          </w:tcPr>
          <w:p w14:paraId="3F972AF1" w14:textId="5074B3F9" w:rsidR="00F15494" w:rsidRPr="005617D8" w:rsidRDefault="00F15494" w:rsidP="00F15494">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7176407A" w:rsidR="00F15494" w:rsidRPr="005617D8" w:rsidRDefault="00F15494" w:rsidP="00F15494">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/deployment/MCDeploymentConfig.xlsx</w:t>
            </w:r>
          </w:p>
          <w:p w14:paraId="6B85418D" w14:textId="7C96DF96" w:rsidR="00F15494" w:rsidRPr="005617D8" w:rsidRDefault="00F15494" w:rsidP="00F15494">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F15494" w:rsidRPr="005617D8" w:rsidRDefault="00F15494" w:rsidP="00F15494">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F15494" w:rsidRPr="005617D8"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73009252" w14:textId="77777777" w:rsidR="00F15494" w:rsidRDefault="00F15494" w:rsidP="00F15494">
            <w:pPr>
              <w:pStyle w:val="ListParagraph"/>
              <w:numPr>
                <w:ilvl w:val="0"/>
                <w:numId w:val="11"/>
              </w:numPr>
              <w:ind w:left="697"/>
              <w:rPr>
                <w:rFonts w:eastAsia="Times New Roman" w:cs="Segoe UI"/>
                <w:sz w:val="20"/>
                <w:szCs w:val="20"/>
              </w:rPr>
            </w:pPr>
            <w:r w:rsidRPr="005617D8">
              <w:rPr>
                <w:rFonts w:eastAsia="Times New Roman" w:cs="Segoe UI"/>
                <w:sz w:val="20"/>
                <w:szCs w:val="20"/>
              </w:rPr>
              <w:t>Update the cloud storage connection string with the value formulated in Step 1</w:t>
            </w:r>
          </w:p>
          <w:p w14:paraId="7EA417E4" w14:textId="34A9533E" w:rsidR="00A27AFF" w:rsidRPr="00497041" w:rsidRDefault="00A27AFF" w:rsidP="00497041">
            <w:pPr>
              <w:pStyle w:val="ListParagraph"/>
              <w:numPr>
                <w:ilvl w:val="0"/>
                <w:numId w:val="11"/>
              </w:numPr>
              <w:ind w:left="697"/>
              <w:rPr>
                <w:rFonts w:cs="Segoe UI"/>
                <w:sz w:val="20"/>
                <w:szCs w:val="20"/>
              </w:rPr>
            </w:pPr>
            <w:proofErr w:type="spellStart"/>
            <w:r w:rsidRPr="00497041">
              <w:rPr>
                <w:rFonts w:eastAsia="Times New Roman" w:cs="Segoe UI"/>
                <w:sz w:val="20"/>
                <w:szCs w:val="20"/>
              </w:rPr>
              <w:t>AzureWebsiteName</w:t>
            </w:r>
            <w:proofErr w:type="spellEnd"/>
            <w:r w:rsidRPr="00497041">
              <w:rPr>
                <w:rFonts w:eastAsia="Times New Roman" w:cs="Segoe UI"/>
                <w:sz w:val="20"/>
                <w:szCs w:val="20"/>
              </w:rPr>
              <w:t xml:space="preserve"> and </w:t>
            </w:r>
            <w:proofErr w:type="spellStart"/>
            <w:r w:rsidRPr="00497041">
              <w:rPr>
                <w:rFonts w:eastAsia="Times New Roman" w:cs="Segoe UI"/>
                <w:sz w:val="20"/>
                <w:szCs w:val="20"/>
              </w:rPr>
              <w:t>AzureWebServiceName</w:t>
            </w:r>
            <w:proofErr w:type="spellEnd"/>
            <w:r w:rsidRPr="00497041">
              <w:rPr>
                <w:rFonts w:eastAsia="Times New Roman" w:cs="Segoe UI"/>
                <w:sz w:val="20"/>
                <w:szCs w:val="20"/>
              </w:rPr>
              <w:t xml:space="preserve"> should just contain the domain name and not an URL.</w:t>
            </w:r>
          </w:p>
          <w:p w14:paraId="69108CC9" w14:textId="31BC1E7C" w:rsidR="00A27AFF" w:rsidRPr="00497041" w:rsidRDefault="009B4C55">
            <w:pPr>
              <w:pStyle w:val="ListParagraph"/>
              <w:numPr>
                <w:ilvl w:val="0"/>
                <w:numId w:val="11"/>
              </w:numPr>
              <w:ind w:left="697"/>
              <w:rPr>
                <w:rFonts w:eastAsia="Times New Roman" w:cs="Segoe UI"/>
                <w:color w:val="222222"/>
                <w:sz w:val="18"/>
                <w:szCs w:val="18"/>
              </w:rPr>
            </w:pPr>
            <w:r>
              <w:rPr>
                <w:rFonts w:eastAsia="Times New Roman" w:cs="Segoe UI"/>
                <w:sz w:val="20"/>
                <w:szCs w:val="20"/>
              </w:rPr>
              <w:t>C</w:t>
            </w:r>
            <w:r w:rsidR="00A27AFF" w:rsidRPr="00497041">
              <w:rPr>
                <w:rFonts w:eastAsia="Times New Roman" w:cs="Segoe UI"/>
                <w:sz w:val="20"/>
                <w:szCs w:val="20"/>
              </w:rPr>
              <w:t>lose excel sheet after updating. Otherwise deployment script will fail to read excel sheet.</w:t>
            </w:r>
          </w:p>
        </w:tc>
        <w:tc>
          <w:tcPr>
            <w:tcW w:w="462" w:type="pct"/>
          </w:tcPr>
          <w:p w14:paraId="3AF5EB1D"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C9AF5CE" w14:textId="77777777" w:rsidTr="009675DA">
        <w:tc>
          <w:tcPr>
            <w:tcW w:w="380" w:type="pct"/>
          </w:tcPr>
          <w:p w14:paraId="6A166CB6" w14:textId="5BA053EC" w:rsidR="00F15494" w:rsidRPr="00F15494" w:rsidRDefault="00F15494" w:rsidP="009675DA">
            <w:pPr>
              <w:ind w:left="60"/>
              <w:rPr>
                <w:rFonts w:eastAsia="Times New Roman" w:cs="Segoe UI"/>
                <w:b/>
                <w:sz w:val="20"/>
                <w:szCs w:val="20"/>
              </w:rPr>
            </w:pPr>
            <w:r>
              <w:rPr>
                <w:rFonts w:eastAsia="Times New Roman" w:cs="Segoe UI"/>
                <w:b/>
                <w:sz w:val="20"/>
                <w:szCs w:val="20"/>
              </w:rPr>
              <w:t>Step 10</w:t>
            </w:r>
          </w:p>
        </w:tc>
        <w:tc>
          <w:tcPr>
            <w:tcW w:w="4158" w:type="pct"/>
            <w:hideMark/>
          </w:tcPr>
          <w:p w14:paraId="05B6AFE6" w14:textId="4D91B696" w:rsidR="00F15494" w:rsidRPr="005617D8" w:rsidRDefault="00F15494" w:rsidP="00F15494">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1BEED758" w:rsidR="00F15494" w:rsidRPr="005617D8" w:rsidRDefault="00F15494" w:rsidP="00F15494">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location&gt;/Deployment/Scripts/Deploy.ps1</w:t>
            </w:r>
          </w:p>
          <w:p w14:paraId="4C86C260" w14:textId="68F746C0" w:rsidR="00F15494" w:rsidRDefault="00F15494" w:rsidP="00F15494">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F15494" w:rsidRPr="005617D8" w:rsidRDefault="00F15494" w:rsidP="00F15494">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F15494"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F15494" w:rsidRPr="005617D8" w:rsidRDefault="00F15494" w:rsidP="00DC1105">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F15494" w:rsidRPr="005617D8" w:rsidRDefault="00F15494" w:rsidP="00DC1105">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F15494"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4242EAFC"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F15494" w:rsidRPr="005617D8" w:rsidRDefault="00F15494" w:rsidP="00F15494">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F15494"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24C086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lastRenderedPageBreak/>
                    <w:t>Add members/users to Group</w:t>
                  </w:r>
                </w:p>
                <w:p w14:paraId="430C76C5" w14:textId="77777777" w:rsidR="00F15494" w:rsidRPr="005617D8" w:rsidRDefault="00F15494" w:rsidP="00F15494">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F15494"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4F51287"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F15494" w:rsidRPr="005617D8" w:rsidRDefault="00F15494" w:rsidP="00F15494">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F15494" w:rsidRPr="005617D8" w:rsidRDefault="00F15494" w:rsidP="00F15494">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F15494"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8B887D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F15494" w:rsidRPr="005617D8" w:rsidRDefault="00F15494" w:rsidP="00F15494">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SOAL</w:t>
                  </w:r>
                </w:p>
                <w:p w14:paraId="4B7F8CF7" w14:textId="77777777" w:rsidR="00F15494" w:rsidRPr="005617D8" w:rsidRDefault="00F15494" w:rsidP="00F15494">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F15494" w:rsidRPr="005617D8" w:rsidRDefault="00F15494" w:rsidP="009675DA">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F15494" w:rsidRPr="005617D8" w:rsidRDefault="00F15494" w:rsidP="009675DA">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F15494"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F9D8C2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F15494" w:rsidRPr="005617D8" w:rsidRDefault="00F15494" w:rsidP="00F15494">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F15494" w:rsidRPr="005617D8" w14:paraId="6166F86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4C5514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0CB1BD5"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Updates app schema files (Office, Outlook and SharePoint)</w:t>
                  </w:r>
                </w:p>
                <w:p w14:paraId="7AF77F76"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w:t>
                  </w:r>
                </w:p>
                <w:p w14:paraId="03E1BDD8"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Start page URL</w:t>
                  </w:r>
                </w:p>
                <w:p w14:paraId="063CB135" w14:textId="77777777" w:rsidR="00F15494" w:rsidRPr="005617D8" w:rsidRDefault="00F15494" w:rsidP="00F15494">
                  <w:pPr>
                    <w:numPr>
                      <w:ilvl w:val="0"/>
                      <w:numId w:val="3"/>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Domain</w:t>
                  </w:r>
                </w:p>
              </w:tc>
            </w:tr>
            <w:tr w:rsidR="00F15494" w:rsidRPr="005617D8" w14:paraId="7B6CC53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6543918"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281F37F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Updates constants in UI and Service layer based on inputs in Excel</w:t>
                  </w:r>
                </w:p>
                <w:p w14:paraId="50B2EE4C" w14:textId="5A17EABA"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configurations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for Service and UI build</w:t>
                  </w:r>
                </w:p>
              </w:tc>
            </w:tr>
            <w:tr w:rsidR="00F15494"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6F4A672" w14:textId="73A9BCE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F15494" w:rsidRPr="005617D8" w14:paraId="04F0B4C7" w14:textId="77777777" w:rsidTr="00732BC8">
              <w:trPr>
                <w:trHeight w:val="305"/>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6D655CD" w14:textId="72C356B6"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37A66154"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Encrypt the </w:t>
                  </w:r>
                  <w:proofErr w:type="spellStart"/>
                  <w:r w:rsidRPr="005617D8">
                    <w:rPr>
                      <w:rFonts w:eastAsia="Times New Roman" w:cs="Segoe UI"/>
                      <w:sz w:val="20"/>
                      <w:szCs w:val="20"/>
                    </w:rPr>
                    <w:t>appSettings</w:t>
                  </w:r>
                  <w:proofErr w:type="spellEnd"/>
                  <w:r w:rsidRPr="005617D8">
                    <w:rPr>
                      <w:rFonts w:eastAsia="Times New Roman" w:cs="Segoe UI"/>
                      <w:sz w:val="20"/>
                      <w:szCs w:val="20"/>
                    </w:rPr>
                    <w:t xml:space="preserve"> section in </w:t>
                  </w: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files</w:t>
                  </w:r>
                </w:p>
              </w:tc>
            </w:tr>
            <w:tr w:rsidR="00F15494" w:rsidRPr="005617D8" w14:paraId="3E21AC9A"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3417A6D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A6775DF" w14:textId="1CB7A0A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Publish UI and service solution to Azure website</w:t>
                  </w:r>
                </w:p>
              </w:tc>
            </w:tr>
            <w:tr w:rsidR="00F15494"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26C0924" w14:textId="14E2DF03"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Deploys SharePoint Apps </w:t>
                  </w:r>
                  <w:r w:rsidRPr="005617D8">
                    <w:rPr>
                      <w:rFonts w:eastAsia="Times New Roman" w:cs="Segoe UI"/>
                      <w:sz w:val="20"/>
                      <w:szCs w:val="20"/>
                    </w:rPr>
                    <w:br/>
                    <w:t>Imports search configuration for app</w:t>
                  </w:r>
                  <w:r w:rsidRPr="005617D8">
                    <w:rPr>
                      <w:rFonts w:eastAsia="Times New Roman" w:cs="Segoe UI"/>
                      <w:sz w:val="20"/>
                      <w:szCs w:val="20"/>
                    </w:rPr>
                    <w:br/>
                    <w:t>Updates app list permissions</w:t>
                  </w:r>
                </w:p>
              </w:tc>
            </w:tr>
            <w:tr w:rsidR="00F15494" w:rsidRPr="005617D8" w14:paraId="3EDC0778" w14:textId="77777777" w:rsidTr="00732BC8">
              <w:trPr>
                <w:trHeight w:val="70"/>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0246B08C"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6CEF9961"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Office Apps</w:t>
                  </w:r>
                </w:p>
              </w:tc>
            </w:tr>
            <w:tr w:rsidR="00F15494" w:rsidRPr="005617D8" w14:paraId="3457554E"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17596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CCD2028" w14:textId="77777777"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Deploys Outlook Apps</w:t>
                  </w:r>
                </w:p>
              </w:tc>
            </w:tr>
            <w:tr w:rsidR="00F15494" w:rsidRPr="005617D8" w14:paraId="54B72E8F"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57062B6"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13879DA3" w14:textId="29933AEF"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Adds App to Exchange</w:t>
                  </w:r>
                </w:p>
              </w:tc>
            </w:tr>
            <w:tr w:rsidR="00F15494" w:rsidRPr="005617D8" w14:paraId="1596B13D"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2821492"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00D1ED90" w14:textId="27C53E70"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235BD8BE" w14:textId="54F9204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F15494"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76D086C9" w14:textId="0C9E2F2E"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r w:rsidR="00F15494" w:rsidRPr="005617D8" w14:paraId="3C0586C9"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34F2014" w14:textId="77777777" w:rsidR="00F15494" w:rsidRPr="005617D8" w:rsidRDefault="00F15494" w:rsidP="00F15494">
                  <w:pPr>
                    <w:pStyle w:val="ListParagraph"/>
                    <w:numPr>
                      <w:ilvl w:val="0"/>
                      <w:numId w:val="6"/>
                    </w:numPr>
                    <w:ind w:left="697"/>
                    <w:rPr>
                      <w:rFonts w:eastAsia="Times New Roman" w:cs="Segoe UI"/>
                      <w:sz w:val="20"/>
                      <w:szCs w:val="20"/>
                    </w:rPr>
                  </w:pPr>
                </w:p>
              </w:tc>
              <w:tc>
                <w:tcPr>
                  <w:tcW w:w="8460" w:type="dxa"/>
                </w:tcPr>
                <w:p w14:paraId="5D8E6D57" w14:textId="39134729" w:rsidR="00F15494" w:rsidRPr="005617D8" w:rsidRDefault="00F15494" w:rsidP="00F15494">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sidR="00D60D18">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3B10A13D" w14:textId="77777777" w:rsidR="00F15494" w:rsidRPr="005617D8" w:rsidRDefault="00F15494" w:rsidP="00F15494">
            <w:pPr>
              <w:ind w:left="697"/>
              <w:rPr>
                <w:rFonts w:eastAsia="Times New Roman" w:cs="Segoe UI"/>
                <w:sz w:val="20"/>
                <w:szCs w:val="20"/>
              </w:rPr>
            </w:pPr>
          </w:p>
        </w:tc>
        <w:tc>
          <w:tcPr>
            <w:tcW w:w="462" w:type="pct"/>
            <w:hideMark/>
          </w:tcPr>
          <w:p w14:paraId="0806814C" w14:textId="77777777" w:rsidR="00F15494" w:rsidRPr="005617D8" w:rsidRDefault="00F15494" w:rsidP="00F15494">
            <w:pPr>
              <w:rPr>
                <w:rFonts w:eastAsia="Times New Roman" w:cs="Segoe UI"/>
                <w:sz w:val="20"/>
                <w:szCs w:val="20"/>
              </w:rPr>
            </w:pPr>
            <w:r w:rsidRPr="005617D8">
              <w:rPr>
                <w:rFonts w:eastAsia="Times New Roman" w:cs="Segoe UI"/>
                <w:sz w:val="20"/>
                <w:szCs w:val="20"/>
              </w:rPr>
              <w:lastRenderedPageBreak/>
              <w:t>Automated</w:t>
            </w:r>
          </w:p>
        </w:tc>
      </w:tr>
      <w:tr w:rsidR="00F15494" w:rsidRPr="005617D8" w14:paraId="151D5C7D" w14:textId="77777777" w:rsidTr="009675DA">
        <w:trPr>
          <w:trHeight w:val="602"/>
        </w:trPr>
        <w:tc>
          <w:tcPr>
            <w:tcW w:w="380" w:type="pct"/>
          </w:tcPr>
          <w:p w14:paraId="5BA70CD0" w14:textId="01D5947A" w:rsidR="00F15494" w:rsidRPr="009675DA" w:rsidRDefault="00F15494" w:rsidP="009675DA">
            <w:pPr>
              <w:tabs>
                <w:tab w:val="left" w:pos="2400"/>
              </w:tabs>
              <w:ind w:left="60"/>
              <w:rPr>
                <w:rFonts w:eastAsia="Times New Roman" w:cs="Segoe UI"/>
                <w:b/>
                <w:sz w:val="20"/>
                <w:szCs w:val="20"/>
              </w:rPr>
            </w:pPr>
            <w:r>
              <w:rPr>
                <w:rFonts w:eastAsia="Times New Roman" w:cs="Segoe UI"/>
                <w:b/>
                <w:sz w:val="20"/>
                <w:szCs w:val="20"/>
              </w:rPr>
              <w:lastRenderedPageBreak/>
              <w:t>Step 11</w:t>
            </w:r>
          </w:p>
        </w:tc>
        <w:tc>
          <w:tcPr>
            <w:tcW w:w="4158" w:type="pct"/>
          </w:tcPr>
          <w:p w14:paraId="7A3C4054" w14:textId="7955623F" w:rsidR="00F15494" w:rsidRPr="005617D8" w:rsidRDefault="00F15494" w:rsidP="00F15494">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747CCC9A" w:rsidR="00F15494" w:rsidRPr="005617D8" w:rsidRDefault="00F15494" w:rsidP="00F15494">
            <w:pPr>
              <w:tabs>
                <w:tab w:val="left" w:pos="2400"/>
              </w:tabs>
              <w:ind w:left="697"/>
              <w:rPr>
                <w:rFonts w:cs="Segoe UI"/>
                <w:b/>
                <w:sz w:val="20"/>
                <w:szCs w:val="20"/>
              </w:rPr>
            </w:pPr>
            <w:r w:rsidRPr="005617D8">
              <w:rPr>
                <w:rFonts w:eastAsia="Times New Roman" w:cs="Segoe UI"/>
                <w:sz w:val="20"/>
                <w:szCs w:val="20"/>
              </w:rPr>
              <w:t>To know how to publish content types, refer to Appendix C</w:t>
            </w:r>
          </w:p>
        </w:tc>
        <w:tc>
          <w:tcPr>
            <w:tcW w:w="462" w:type="pct"/>
          </w:tcPr>
          <w:p w14:paraId="18371B41" w14:textId="77777777" w:rsidR="00F15494" w:rsidRPr="005617D8" w:rsidRDefault="00F15494" w:rsidP="00F15494">
            <w:pPr>
              <w:rPr>
                <w:rFonts w:eastAsia="Times New Roman" w:cs="Segoe UI"/>
                <w:sz w:val="20"/>
                <w:szCs w:val="20"/>
              </w:rPr>
            </w:pPr>
            <w:r w:rsidRPr="005617D8">
              <w:rPr>
                <w:rFonts w:eastAsia="Times New Roman" w:cs="Segoe UI"/>
                <w:sz w:val="20"/>
                <w:szCs w:val="20"/>
              </w:rPr>
              <w:t>Manual</w:t>
            </w:r>
          </w:p>
        </w:tc>
      </w:tr>
      <w:tr w:rsidR="00F15494" w:rsidRPr="005617D8" w14:paraId="7F0CD679" w14:textId="77777777" w:rsidTr="009675DA">
        <w:tc>
          <w:tcPr>
            <w:tcW w:w="380" w:type="pct"/>
          </w:tcPr>
          <w:p w14:paraId="40AE8029" w14:textId="3078C103" w:rsidR="00F15494" w:rsidRPr="00F15494" w:rsidRDefault="00F15494" w:rsidP="009675DA">
            <w:pPr>
              <w:ind w:left="60"/>
              <w:rPr>
                <w:rFonts w:eastAsia="Times New Roman" w:cs="Segoe UI"/>
                <w:b/>
                <w:sz w:val="20"/>
                <w:szCs w:val="20"/>
              </w:rPr>
            </w:pPr>
            <w:r>
              <w:rPr>
                <w:rFonts w:eastAsia="Times New Roman" w:cs="Segoe UI"/>
                <w:b/>
                <w:sz w:val="20"/>
                <w:szCs w:val="20"/>
              </w:rPr>
              <w:t>Step 12</w:t>
            </w:r>
          </w:p>
        </w:tc>
        <w:tc>
          <w:tcPr>
            <w:tcW w:w="4158" w:type="pct"/>
          </w:tcPr>
          <w:p w14:paraId="6319003C" w14:textId="32A36034" w:rsidR="00F15494" w:rsidRDefault="00F15494" w:rsidP="00F15494">
            <w:pPr>
              <w:ind w:left="697"/>
              <w:rPr>
                <w:rFonts w:eastAsia="Times New Roman" w:cs="Segoe UI"/>
                <w:b/>
                <w:sz w:val="20"/>
                <w:szCs w:val="20"/>
              </w:rPr>
            </w:pPr>
            <w:r w:rsidRPr="005617D8">
              <w:rPr>
                <w:rFonts w:eastAsia="Times New Roman" w:cs="Segoe UI"/>
                <w:b/>
                <w:sz w:val="20"/>
                <w:szCs w:val="20"/>
              </w:rPr>
              <w:t>Trust the SharePoint App</w:t>
            </w:r>
          </w:p>
          <w:p w14:paraId="56291FCD" w14:textId="77777777" w:rsidR="00F15494" w:rsidRPr="005617D8" w:rsidRDefault="00F15494" w:rsidP="00F15494">
            <w:pPr>
              <w:ind w:left="697"/>
              <w:rPr>
                <w:rFonts w:eastAsia="Times New Roman" w:cs="Segoe UI"/>
                <w:b/>
                <w:sz w:val="20"/>
                <w:szCs w:val="20"/>
              </w:rPr>
            </w:pPr>
          </w:p>
          <w:p w14:paraId="512AEE57"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Navigate to site collection where Matter Center App is deployed</w:t>
            </w:r>
          </w:p>
          <w:p w14:paraId="770652B3"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ellipsis next to apps and then click “PERMISSIONS”</w:t>
            </w:r>
          </w:p>
          <w:p w14:paraId="489F87BA" w14:textId="77777777" w:rsidR="00F15494" w:rsidRPr="005617D8" w:rsidRDefault="00F15494" w:rsidP="00F15494">
            <w:pPr>
              <w:pStyle w:val="ListParagraph"/>
              <w:ind w:left="697" w:right="120"/>
              <w:textAlignment w:val="center"/>
              <w:rPr>
                <w:rFonts w:eastAsia="Times New Roman" w:cs="Segoe UI"/>
                <w:sz w:val="20"/>
                <w:szCs w:val="20"/>
              </w:rPr>
            </w:pPr>
          </w:p>
          <w:p w14:paraId="2B26B739"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lastRenderedPageBreak/>
              <w:drawing>
                <wp:inline distT="0" distB="0" distL="0" distR="0" wp14:anchorId="5891224A" wp14:editId="2B10322B">
                  <wp:extent cx="4143752" cy="2428875"/>
                  <wp:effectExtent l="133350" t="133350" r="142875" b="1619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8821" cy="24377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4FD895" w14:textId="77777777" w:rsidR="00F15494" w:rsidRPr="005617D8" w:rsidRDefault="00F15494" w:rsidP="00F15494">
            <w:pPr>
              <w:pStyle w:val="ListParagraph"/>
              <w:numPr>
                <w:ilvl w:val="0"/>
                <w:numId w:val="12"/>
              </w:numPr>
              <w:ind w:left="697" w:right="120"/>
              <w:textAlignment w:val="center"/>
              <w:rPr>
                <w:rFonts w:eastAsia="Times New Roman" w:cs="Segoe UI"/>
                <w:sz w:val="20"/>
                <w:szCs w:val="20"/>
              </w:rPr>
            </w:pPr>
            <w:r w:rsidRPr="005617D8">
              <w:rPr>
                <w:rFonts w:eastAsia="Times New Roman" w:cs="Segoe UI"/>
                <w:sz w:val="20"/>
                <w:szCs w:val="20"/>
              </w:rPr>
              <w:t>Click on "here" to trust the app</w:t>
            </w:r>
          </w:p>
          <w:p w14:paraId="1D347B90" w14:textId="77777777" w:rsidR="00F15494" w:rsidRPr="005617D8" w:rsidRDefault="00F15494" w:rsidP="00F15494">
            <w:pPr>
              <w:pStyle w:val="ListParagraph"/>
              <w:ind w:left="697" w:right="120"/>
              <w:textAlignment w:val="center"/>
              <w:rPr>
                <w:rFonts w:eastAsia="Times New Roman" w:cs="Segoe UI"/>
                <w:sz w:val="20"/>
                <w:szCs w:val="20"/>
              </w:rPr>
            </w:pPr>
            <w:r w:rsidRPr="005617D8">
              <w:rPr>
                <w:rFonts w:cs="Segoe UI"/>
                <w:noProof/>
                <w:sz w:val="20"/>
                <w:szCs w:val="20"/>
              </w:rPr>
              <w:drawing>
                <wp:inline distT="0" distB="0" distL="0" distR="0" wp14:anchorId="0E716DEB" wp14:editId="5596B76F">
                  <wp:extent cx="4185184" cy="1885950"/>
                  <wp:effectExtent l="133350" t="114300" r="12065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7153" cy="1895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0174F5F8"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r w:rsidR="00F15494" w:rsidRPr="005617D8" w14:paraId="201E0680" w14:textId="77777777" w:rsidTr="009675DA">
        <w:trPr>
          <w:trHeight w:val="5120"/>
        </w:trPr>
        <w:tc>
          <w:tcPr>
            <w:tcW w:w="380" w:type="pct"/>
          </w:tcPr>
          <w:p w14:paraId="5E96975E" w14:textId="1788FF4F" w:rsidR="00F15494" w:rsidRPr="00F15494" w:rsidRDefault="00F15494" w:rsidP="009675DA">
            <w:pPr>
              <w:ind w:left="60"/>
              <w:rPr>
                <w:rFonts w:eastAsia="Times New Roman" w:cs="Segoe UI"/>
                <w:b/>
                <w:sz w:val="20"/>
                <w:szCs w:val="20"/>
              </w:rPr>
            </w:pPr>
            <w:r>
              <w:rPr>
                <w:rFonts w:eastAsia="Times New Roman" w:cs="Segoe UI"/>
                <w:b/>
                <w:sz w:val="20"/>
                <w:szCs w:val="20"/>
              </w:rPr>
              <w:lastRenderedPageBreak/>
              <w:t>Step 13</w:t>
            </w:r>
          </w:p>
        </w:tc>
        <w:tc>
          <w:tcPr>
            <w:tcW w:w="4158" w:type="pct"/>
          </w:tcPr>
          <w:p w14:paraId="7A7A76DA" w14:textId="01777380" w:rsidR="00F15494" w:rsidRPr="005617D8" w:rsidRDefault="00F15494" w:rsidP="00F15494">
            <w:pPr>
              <w:ind w:left="697"/>
              <w:rPr>
                <w:rFonts w:eastAsia="Times New Roman" w:cs="Segoe UI"/>
                <w:b/>
                <w:sz w:val="20"/>
                <w:szCs w:val="20"/>
              </w:rPr>
            </w:pPr>
            <w:r w:rsidRPr="005617D8">
              <w:rPr>
                <w:rFonts w:eastAsia="Times New Roman" w:cs="Segoe UI"/>
                <w:b/>
                <w:sz w:val="20"/>
                <w:szCs w:val="20"/>
              </w:rPr>
              <w:t>Install Matter Center app to all site collection across Tenant</w:t>
            </w:r>
          </w:p>
          <w:p w14:paraId="472E7AA3" w14:textId="77777777" w:rsidR="00F15494" w:rsidRPr="005617D8" w:rsidRDefault="00F15494" w:rsidP="00F15494">
            <w:pPr>
              <w:ind w:left="697"/>
              <w:rPr>
                <w:rFonts w:eastAsia="Times New Roman" w:cs="Segoe UI"/>
                <w:b/>
                <w:sz w:val="20"/>
                <w:szCs w:val="20"/>
              </w:rPr>
            </w:pPr>
          </w:p>
          <w:p w14:paraId="5D23995A"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Verify if the app is installed successfully</w:t>
            </w:r>
          </w:p>
          <w:p w14:paraId="39BEFF3E" w14:textId="77777777" w:rsidR="00F15494" w:rsidRPr="005617D8" w:rsidRDefault="00F15494" w:rsidP="00F15494">
            <w:pPr>
              <w:numPr>
                <w:ilvl w:val="1"/>
                <w:numId w:val="10"/>
              </w:numPr>
              <w:ind w:left="697"/>
              <w:textAlignment w:val="center"/>
              <w:rPr>
                <w:rFonts w:eastAsia="Times New Roman" w:cs="Segoe UI"/>
                <w:sz w:val="20"/>
                <w:szCs w:val="20"/>
              </w:rPr>
            </w:pPr>
            <w:r w:rsidRPr="005617D8">
              <w:rPr>
                <w:rFonts w:eastAsia="Times New Roman" w:cs="Segoe UI"/>
                <w:sz w:val="20"/>
                <w:szCs w:val="20"/>
              </w:rPr>
              <w:t>Click on ellipsis next to apps and then click 'Deployment'</w:t>
            </w:r>
          </w:p>
          <w:p w14:paraId="6F52B66D"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p>
          <w:p w14:paraId="532D69AF" w14:textId="77777777"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7EF8B796" wp14:editId="3379E612">
                  <wp:extent cx="3753750" cy="2200275"/>
                  <wp:effectExtent l="133350" t="114300" r="132715" b="1619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2511" cy="22112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3C429B" w14:textId="77777777" w:rsidR="00F15494" w:rsidRPr="005617D8" w:rsidRDefault="00F15494" w:rsidP="00F15494">
            <w:pPr>
              <w:pStyle w:val="ListParagraph"/>
              <w:numPr>
                <w:ilvl w:val="1"/>
                <w:numId w:val="10"/>
              </w:numPr>
              <w:tabs>
                <w:tab w:val="clear" w:pos="1440"/>
                <w:tab w:val="num" w:pos="1080"/>
              </w:tabs>
              <w:ind w:left="697"/>
              <w:textAlignment w:val="center"/>
              <w:rPr>
                <w:rFonts w:cs="Segoe UI"/>
                <w:sz w:val="20"/>
                <w:szCs w:val="20"/>
              </w:rPr>
            </w:pPr>
            <w:r w:rsidRPr="005617D8">
              <w:rPr>
                <w:rFonts w:cs="Segoe UI"/>
                <w:sz w:val="20"/>
                <w:szCs w:val="20"/>
              </w:rPr>
              <w:t>Select “(All Paths)” and click “on Add &gt;”</w:t>
            </w:r>
          </w:p>
          <w:p w14:paraId="72D3FA97"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drawing>
                <wp:inline distT="0" distB="0" distL="0" distR="0" wp14:anchorId="16A5E71A" wp14:editId="670728F4">
                  <wp:extent cx="6086475" cy="1137659"/>
                  <wp:effectExtent l="133350" t="114300" r="123825" b="1581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39693" cy="11476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415B3B"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'OK' button to deploy the apps to all the sites</w:t>
            </w:r>
          </w:p>
          <w:p w14:paraId="6B55C152"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Click 'Trust It' button to trust the apps</w:t>
            </w:r>
          </w:p>
          <w:p w14:paraId="53E64D4A" w14:textId="77777777" w:rsidR="00F15494" w:rsidRPr="005617D8" w:rsidRDefault="00F15494" w:rsidP="00F15494">
            <w:pPr>
              <w:pStyle w:val="NormalWeb"/>
              <w:tabs>
                <w:tab w:val="num" w:pos="1080"/>
              </w:tabs>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036F6817" wp14:editId="56BB8244">
                  <wp:extent cx="4276725" cy="1932945"/>
                  <wp:effectExtent l="133350" t="114300" r="123825"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9591" cy="1938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2FFC4E" w14:textId="77777777" w:rsidR="00F15494" w:rsidRPr="005617D8" w:rsidRDefault="00F15494" w:rsidP="00F15494">
            <w:pPr>
              <w:numPr>
                <w:ilvl w:val="1"/>
                <w:numId w:val="10"/>
              </w:numPr>
              <w:tabs>
                <w:tab w:val="clear" w:pos="1440"/>
                <w:tab w:val="num" w:pos="1080"/>
              </w:tabs>
              <w:ind w:left="697"/>
              <w:textAlignment w:val="center"/>
              <w:rPr>
                <w:rFonts w:cs="Segoe UI"/>
                <w:sz w:val="20"/>
                <w:szCs w:val="20"/>
              </w:rPr>
            </w:pPr>
            <w:r w:rsidRPr="005617D8">
              <w:rPr>
                <w:rFonts w:cs="Segoe UI"/>
                <w:sz w:val="20"/>
                <w:szCs w:val="20"/>
              </w:rPr>
              <w:t>The apps will be installed in users My site and the custom action menu item will appear for all users within the 'OneDrive' document library</w:t>
            </w:r>
          </w:p>
          <w:p w14:paraId="751ACDBC" w14:textId="6E06F8C5" w:rsidR="00F15494" w:rsidRPr="005617D8" w:rsidRDefault="00F15494" w:rsidP="009675DA">
            <w:pPr>
              <w:numPr>
                <w:ilvl w:val="2"/>
                <w:numId w:val="10"/>
              </w:numPr>
              <w:ind w:left="1057"/>
              <w:textAlignment w:val="center"/>
              <w:rPr>
                <w:rFonts w:cs="Segoe UI"/>
                <w:sz w:val="20"/>
                <w:szCs w:val="20"/>
              </w:rPr>
            </w:pPr>
            <w:r w:rsidRPr="005617D8">
              <w:rPr>
                <w:rFonts w:cs="Segoe UI"/>
                <w:sz w:val="20"/>
                <w:szCs w:val="20"/>
              </w:rPr>
              <w:t xml:space="preserve">Go to following URL: </w:t>
            </w:r>
            <w:hyperlink w:history="1">
              <w:r w:rsidRPr="005617D8">
                <w:rPr>
                  <w:rStyle w:val="Hyperlink"/>
                  <w:rFonts w:cs="Segoe UI"/>
                  <w:color w:val="auto"/>
                  <w:sz w:val="20"/>
                  <w:szCs w:val="20"/>
                </w:rPr>
                <w:t>https://&lt;tenant&gt;-my.sharepoint.com</w:t>
              </w:r>
            </w:hyperlink>
          </w:p>
          <w:p w14:paraId="09C571A1" w14:textId="7D685DAC" w:rsidR="00F15494" w:rsidRPr="005617D8" w:rsidRDefault="00F15494" w:rsidP="009675DA">
            <w:pPr>
              <w:ind w:left="1057"/>
              <w:textAlignment w:val="center"/>
              <w:rPr>
                <w:rFonts w:cs="Segoe UI"/>
                <w:sz w:val="20"/>
                <w:szCs w:val="20"/>
              </w:rPr>
            </w:pPr>
            <w:r w:rsidRPr="005617D8">
              <w:rPr>
                <w:rFonts w:cs="Segoe UI"/>
                <w:sz w:val="20"/>
                <w:szCs w:val="20"/>
              </w:rPr>
              <w:t xml:space="preserve">For e.g. </w:t>
            </w:r>
            <w:hyperlink r:id="rId36" w:history="1">
              <w:r w:rsidRPr="005617D8">
                <w:rPr>
                  <w:rStyle w:val="Hyperlink"/>
                  <w:rFonts w:cs="Segoe UI"/>
                  <w:color w:val="auto"/>
                  <w:sz w:val="20"/>
                  <w:szCs w:val="20"/>
                </w:rPr>
                <w:t>https://mysharepointtenant-my.sharepoint.com</w:t>
              </w:r>
            </w:hyperlink>
          </w:p>
          <w:p w14:paraId="1C82972D" w14:textId="5B318E22"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Upload a document, in the Documents folder</w:t>
            </w:r>
          </w:p>
          <w:p w14:paraId="17269694" w14:textId="0AED71D5" w:rsidR="00F15494" w:rsidRPr="005617D8" w:rsidRDefault="00F15494" w:rsidP="009675DA">
            <w:pPr>
              <w:pStyle w:val="ListParagraph"/>
              <w:numPr>
                <w:ilvl w:val="2"/>
                <w:numId w:val="10"/>
              </w:numPr>
              <w:ind w:left="1057"/>
              <w:textAlignment w:val="center"/>
              <w:rPr>
                <w:rFonts w:cs="Segoe UI"/>
                <w:sz w:val="20"/>
                <w:szCs w:val="20"/>
              </w:rPr>
            </w:pPr>
            <w:r w:rsidRPr="005617D8">
              <w:rPr>
                <w:rFonts w:cs="Segoe UI"/>
                <w:sz w:val="20"/>
                <w:szCs w:val="20"/>
              </w:rPr>
              <w:t>After the upload is successful, click on the ECB (“…”) menu of the document as shown below:</w:t>
            </w:r>
          </w:p>
          <w:p w14:paraId="5CEF0FCE" w14:textId="01EA0A8D" w:rsidR="00F15494" w:rsidRPr="005617D8" w:rsidRDefault="00F15494" w:rsidP="00F15494">
            <w:pPr>
              <w:pStyle w:val="NormalWeb"/>
              <w:spacing w:before="0" w:beforeAutospacing="0" w:after="0" w:afterAutospacing="0"/>
              <w:ind w:left="697"/>
              <w:rPr>
                <w:rFonts w:ascii="Segoe UI" w:hAnsi="Segoe UI" w:cs="Segoe UI"/>
                <w:sz w:val="20"/>
                <w:szCs w:val="20"/>
              </w:rPr>
            </w:pPr>
            <w:r w:rsidRPr="005617D8">
              <w:rPr>
                <w:rFonts w:ascii="Segoe UI" w:hAnsi="Segoe UI" w:cs="Segoe UI"/>
                <w:noProof/>
                <w:sz w:val="20"/>
                <w:szCs w:val="20"/>
              </w:rPr>
              <w:lastRenderedPageBreak/>
              <w:drawing>
                <wp:inline distT="0" distB="0" distL="0" distR="0" wp14:anchorId="6201FC71" wp14:editId="62B0803E">
                  <wp:extent cx="2751123" cy="2638425"/>
                  <wp:effectExtent l="133350" t="114300" r="125730" b="1619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691" cy="26552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62" w:type="pct"/>
          </w:tcPr>
          <w:p w14:paraId="5A3E3903" w14:textId="77777777" w:rsidR="00F15494" w:rsidRPr="005617D8" w:rsidRDefault="00F15494" w:rsidP="00F15494">
            <w:pPr>
              <w:rPr>
                <w:rFonts w:eastAsia="Times New Roman" w:cs="Segoe UI"/>
                <w:bCs/>
                <w:sz w:val="20"/>
                <w:szCs w:val="20"/>
              </w:rPr>
            </w:pPr>
            <w:r w:rsidRPr="005617D8">
              <w:rPr>
                <w:rFonts w:eastAsia="Times New Roman" w:cs="Segoe UI"/>
                <w:bCs/>
                <w:sz w:val="20"/>
                <w:szCs w:val="20"/>
              </w:rPr>
              <w:lastRenderedPageBreak/>
              <w:t>Manual</w:t>
            </w:r>
          </w:p>
        </w:tc>
      </w:tr>
    </w:tbl>
    <w:p w14:paraId="113CC5E5" w14:textId="77777777" w:rsidR="00023030" w:rsidRPr="00B602B0" w:rsidRDefault="00023030" w:rsidP="00CF4E68">
      <w:pPr>
        <w:pStyle w:val="Heading1"/>
      </w:pPr>
      <w:bookmarkStart w:id="10" w:name="_One_Click_Deployment_1"/>
      <w:bookmarkStart w:id="11" w:name="_Toc438060988"/>
      <w:bookmarkEnd w:id="10"/>
      <w:r w:rsidRPr="00B602B0">
        <w:lastRenderedPageBreak/>
        <w:t>Appendix A</w:t>
      </w:r>
      <w:bookmarkEnd w:id="11"/>
    </w:p>
    <w:p w14:paraId="6380A95F" w14:textId="77777777" w:rsidR="00023030" w:rsidRDefault="00023030" w:rsidP="001029D2">
      <w:pPr>
        <w:pStyle w:val="Heading2"/>
        <w:rPr>
          <w:rFonts w:eastAsia="Times New Roman"/>
        </w:rPr>
      </w:pPr>
      <w:bookmarkStart w:id="12" w:name="_Toc438060989"/>
      <w:r>
        <w:rPr>
          <w:rFonts w:eastAsia="Times New Roman"/>
        </w:rPr>
        <w:t>Adding new client to the Tenant</w:t>
      </w:r>
      <w:bookmarkEnd w:id="12"/>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6F98D4DB"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lastRenderedPageBreak/>
        <w:t xml:space="preserve">Go to Admin center by typing the following URL in the browser: </w:t>
      </w:r>
      <w:hyperlink w:history="1">
        <w:r w:rsidRPr="009F5667">
          <w:rPr>
            <w:rStyle w:val="Hyperlink"/>
            <w:rFonts w:eastAsia="Times New Roman" w:cs="Segoe UI"/>
          </w:rPr>
          <w:t>https://&lt;tenant&gt;-admin.sharepoint.com</w:t>
        </w:r>
      </w:hyperlink>
    </w:p>
    <w:p w14:paraId="552ABE62" w14:textId="77777777"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38" w:history="1">
        <w:r w:rsidRPr="009F5667">
          <w:rPr>
            <w:rStyle w:val="Hyperlink"/>
            <w:rFonts w:eastAsia="Times New Roman" w:cs="Segoe UI"/>
          </w:rPr>
          <w:t>https://mysharepointtenant-admin.sharepoint.com</w:t>
        </w:r>
      </w:hyperlink>
    </w:p>
    <w:p w14:paraId="63D693EF" w14:textId="07F3AB70" w:rsidR="00023030" w:rsidRPr="009F5667" w:rsidRDefault="00023030" w:rsidP="00D435A3">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r w:rsidR="009F5667" w:rsidRPr="009F5667">
        <w:rPr>
          <w:rFonts w:eastAsia="Times New Roman" w:cs="Segoe UI"/>
        </w:rPr>
        <w:t>.</w:t>
      </w:r>
    </w:p>
    <w:p w14:paraId="39F62BF7"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4D2CACA2" wp14:editId="458E238D">
            <wp:extent cx="1703499" cy="2695575"/>
            <wp:effectExtent l="19050" t="19050" r="1143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2209" cy="2709358"/>
                    </a:xfrm>
                    <a:prstGeom prst="rect">
                      <a:avLst/>
                    </a:prstGeom>
                    <a:ln>
                      <a:solidFill>
                        <a:schemeClr val="tx1"/>
                      </a:solidFill>
                    </a:ln>
                  </pic:spPr>
                </pic:pic>
              </a:graphicData>
            </a:graphic>
          </wp:inline>
        </w:drawing>
      </w:r>
    </w:p>
    <w:p w14:paraId="34016B0A" w14:textId="77777777" w:rsidR="00023030" w:rsidRDefault="00023030" w:rsidP="00D435A3">
      <w:pPr>
        <w:pStyle w:val="ListParagraph"/>
        <w:numPr>
          <w:ilvl w:val="0"/>
          <w:numId w:val="30"/>
        </w:numPr>
      </w:pPr>
      <w:r>
        <w:t xml:space="preserve">Expand the Taxonomy node, look for </w:t>
      </w:r>
      <w:proofErr w:type="spellStart"/>
      <w:r>
        <w:t>MatterCenterTerms</w:t>
      </w:r>
      <w:proofErr w:type="spellEnd"/>
      <w:r>
        <w:t xml:space="preserve"> node and expand it</w:t>
      </w:r>
    </w:p>
    <w:p w14:paraId="35741CF9" w14:textId="77777777" w:rsidR="00023030" w:rsidRDefault="00023030" w:rsidP="00D435A3">
      <w:pPr>
        <w:pStyle w:val="ListParagraph"/>
        <w:numPr>
          <w:ilvl w:val="0"/>
          <w:numId w:val="30"/>
        </w:numPr>
      </w:pPr>
      <w:r>
        <w:t>Right-click on the “Clients” term set and select “Create Term” as shown below:</w:t>
      </w:r>
    </w:p>
    <w:p w14:paraId="42885B17" w14:textId="77777777" w:rsidR="00023030"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639DE204" wp14:editId="38486066">
            <wp:extent cx="2469672" cy="2543175"/>
            <wp:effectExtent l="19050" t="19050" r="260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2487" cy="2556371"/>
                    </a:xfrm>
                    <a:prstGeom prst="rect">
                      <a:avLst/>
                    </a:prstGeom>
                    <a:ln>
                      <a:solidFill>
                        <a:schemeClr val="tx1"/>
                      </a:solidFill>
                    </a:ln>
                  </pic:spPr>
                </pic:pic>
              </a:graphicData>
            </a:graphic>
          </wp:inline>
        </w:drawing>
      </w:r>
    </w:p>
    <w:p w14:paraId="041B6B02" w14:textId="77777777" w:rsidR="00023030" w:rsidRDefault="00023030" w:rsidP="00D435A3">
      <w:pPr>
        <w:pStyle w:val="ListParagraph"/>
        <w:numPr>
          <w:ilvl w:val="0"/>
          <w:numId w:val="31"/>
        </w:numPr>
      </w:pPr>
      <w:r>
        <w:t>Enter the name of the site collection, the term should be created</w:t>
      </w:r>
    </w:p>
    <w:p w14:paraId="2AE4E38D"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52FA06A0" wp14:editId="1CD47D36">
            <wp:extent cx="1352550" cy="78105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781050"/>
                    </a:xfrm>
                    <a:prstGeom prst="rect">
                      <a:avLst/>
                    </a:prstGeom>
                    <a:ln>
                      <a:solidFill>
                        <a:schemeClr val="tx1"/>
                      </a:solidFill>
                    </a:ln>
                  </pic:spPr>
                </pic:pic>
              </a:graphicData>
            </a:graphic>
          </wp:inline>
        </w:drawing>
      </w:r>
    </w:p>
    <w:p w14:paraId="29FA5810" w14:textId="77777777" w:rsidR="00023030" w:rsidRDefault="00023030" w:rsidP="00023030">
      <w:pPr>
        <w:pStyle w:val="ListParagraph"/>
        <w:ind w:left="1080"/>
        <w:rPr>
          <w:rFonts w:eastAsia="Times New Roman" w:cs="Segoe UI"/>
          <w:color w:val="767171" w:themeColor="background2" w:themeShade="80"/>
          <w:sz w:val="20"/>
          <w:szCs w:val="20"/>
        </w:rPr>
      </w:pPr>
    </w:p>
    <w:p w14:paraId="04112E5D" w14:textId="77777777" w:rsidR="00023030" w:rsidRDefault="00023030" w:rsidP="00D435A3">
      <w:pPr>
        <w:pStyle w:val="ListParagraph"/>
        <w:numPr>
          <w:ilvl w:val="0"/>
          <w:numId w:val="31"/>
        </w:numPr>
      </w:pPr>
      <w:r>
        <w:t>Now, go to the Custom Properties tab and in the Shared Properties section, select Add</w:t>
      </w:r>
    </w:p>
    <w:p w14:paraId="222C6361" w14:textId="2A4739C2" w:rsidR="00023030" w:rsidRDefault="00023030" w:rsidP="00D435A3">
      <w:pPr>
        <w:pStyle w:val="ListParagraph"/>
        <w:numPr>
          <w:ilvl w:val="0"/>
          <w:numId w:val="31"/>
        </w:numPr>
      </w:pPr>
      <w:r>
        <w:t>Enter following values one after other:</w:t>
      </w:r>
    </w:p>
    <w:p w14:paraId="097F8D17" w14:textId="77777777" w:rsidR="009F5667" w:rsidRDefault="009F5667" w:rsidP="009F5667">
      <w:pPr>
        <w:pStyle w:val="ListParagraph"/>
      </w:pPr>
    </w:p>
    <w:tbl>
      <w:tblPr>
        <w:tblStyle w:val="TableGrid"/>
        <w:tblW w:w="5000" w:type="pct"/>
        <w:tblLook w:val="04A0" w:firstRow="1" w:lastRow="0" w:firstColumn="1" w:lastColumn="0" w:noHBand="0" w:noVBand="1"/>
      </w:tblPr>
      <w:tblGrid>
        <w:gridCol w:w="6478"/>
        <w:gridCol w:w="6472"/>
      </w:tblGrid>
      <w:tr w:rsidR="009F5667" w:rsidRPr="009F5667" w14:paraId="1A3E9D49" w14:textId="77777777" w:rsidTr="009F5667">
        <w:trPr>
          <w:trHeight w:val="432"/>
        </w:trPr>
        <w:tc>
          <w:tcPr>
            <w:tcW w:w="2501" w:type="pct"/>
            <w:shd w:val="clear" w:color="auto" w:fill="0070C0"/>
            <w:vAlign w:val="center"/>
          </w:tcPr>
          <w:p w14:paraId="1BED3F8E"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77ABF0B7" w14:textId="77777777" w:rsidR="00023030" w:rsidRPr="009F5667" w:rsidRDefault="00023030" w:rsidP="00121DF4">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9F5667" w:rsidRPr="009F5667" w14:paraId="24B4EEAF" w14:textId="77777777" w:rsidTr="009F5667">
        <w:trPr>
          <w:trHeight w:val="432"/>
        </w:trPr>
        <w:tc>
          <w:tcPr>
            <w:tcW w:w="2501" w:type="pct"/>
          </w:tcPr>
          <w:p w14:paraId="6F24B649" w14:textId="77777777" w:rsidR="00023030" w:rsidRPr="009F5667" w:rsidRDefault="00023030" w:rsidP="00121DF4">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6E71F445"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9F5667" w:rsidRPr="009F5667" w14:paraId="0C14D3C7" w14:textId="77777777" w:rsidTr="009F5667">
        <w:trPr>
          <w:trHeight w:val="432"/>
        </w:trPr>
        <w:tc>
          <w:tcPr>
            <w:tcW w:w="2501" w:type="pct"/>
          </w:tcPr>
          <w:p w14:paraId="4C356D8A" w14:textId="77777777" w:rsidR="00023030" w:rsidRPr="009F5667" w:rsidRDefault="00023030" w:rsidP="00121DF4">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8B8294A" w14:textId="77777777" w:rsidR="00023030" w:rsidRPr="009F5667" w:rsidRDefault="00023030" w:rsidP="00121DF4">
            <w:pPr>
              <w:pStyle w:val="ListParagraph"/>
              <w:ind w:left="0"/>
              <w:rPr>
                <w:rFonts w:eastAsia="Times New Roman" w:cs="Segoe UI"/>
                <w:sz w:val="20"/>
                <w:szCs w:val="20"/>
              </w:rPr>
            </w:pPr>
            <w:r w:rsidRPr="009F5667">
              <w:rPr>
                <w:rFonts w:eastAsia="Times New Roman" w:cs="Segoe UI"/>
                <w:sz w:val="20"/>
                <w:szCs w:val="20"/>
              </w:rPr>
              <w:t>&lt;site collection URL&gt;</w:t>
            </w:r>
          </w:p>
        </w:tc>
      </w:tr>
    </w:tbl>
    <w:p w14:paraId="160D2F3F" w14:textId="77777777" w:rsidR="00023030" w:rsidRDefault="00023030" w:rsidP="00023030">
      <w:pPr>
        <w:pStyle w:val="ListParagraph"/>
        <w:ind w:left="1080"/>
        <w:rPr>
          <w:rFonts w:eastAsia="Times New Roman" w:cs="Segoe UI"/>
          <w:color w:val="767171" w:themeColor="background2" w:themeShade="80"/>
          <w:sz w:val="20"/>
          <w:szCs w:val="20"/>
        </w:rPr>
      </w:pPr>
    </w:p>
    <w:p w14:paraId="5748CAF1" w14:textId="65011920" w:rsidR="00023030" w:rsidRPr="009F5667" w:rsidRDefault="00023030" w:rsidP="00D435A3">
      <w:pPr>
        <w:pStyle w:val="ListParagraph"/>
        <w:numPr>
          <w:ilvl w:val="0"/>
          <w:numId w:val="33"/>
        </w:numPr>
        <w:rPr>
          <w:rFonts w:eastAsia="Times New Roman" w:cs="Segoe UI"/>
          <w:color w:val="767171" w:themeColor="background2" w:themeShade="80"/>
          <w:sz w:val="20"/>
          <w:szCs w:val="20"/>
        </w:rPr>
      </w:pPr>
      <w:r>
        <w:t>After adding above values, click on save button</w:t>
      </w:r>
      <w:r w:rsidR="009F5667">
        <w:t xml:space="preserve">. </w:t>
      </w:r>
    </w:p>
    <w:p w14:paraId="1E9E5A24" w14:textId="39171F64" w:rsidR="00023030" w:rsidRDefault="00023030" w:rsidP="00D435A3">
      <w:pPr>
        <w:pStyle w:val="ListParagraph"/>
        <w:numPr>
          <w:ilvl w:val="0"/>
          <w:numId w:val="32"/>
        </w:numPr>
      </w:pPr>
      <w:r>
        <w:lastRenderedPageBreak/>
        <w:t>Right-click on the Client ID term set and then click on create term as shown below:</w:t>
      </w:r>
    </w:p>
    <w:p w14:paraId="3BF4E1B5" w14:textId="77777777" w:rsidR="00023030" w:rsidRDefault="00023030" w:rsidP="009F5667">
      <w:pPr>
        <w:rPr>
          <w:rFonts w:eastAsia="Times New Roman" w:cs="Segoe UI"/>
          <w:color w:val="767171" w:themeColor="background2" w:themeShade="80"/>
          <w:sz w:val="20"/>
          <w:szCs w:val="20"/>
        </w:rPr>
      </w:pPr>
      <w:r>
        <w:rPr>
          <w:noProof/>
        </w:rPr>
        <w:drawing>
          <wp:inline distT="0" distB="0" distL="0" distR="0" wp14:anchorId="2522B818" wp14:editId="13E45ADC">
            <wp:extent cx="2067069" cy="2085975"/>
            <wp:effectExtent l="19050" t="19050" r="285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4593" cy="2093567"/>
                    </a:xfrm>
                    <a:prstGeom prst="rect">
                      <a:avLst/>
                    </a:prstGeom>
                    <a:ln>
                      <a:solidFill>
                        <a:schemeClr val="tx1"/>
                      </a:solidFill>
                    </a:ln>
                  </pic:spPr>
                </pic:pic>
              </a:graphicData>
            </a:graphic>
          </wp:inline>
        </w:drawing>
      </w:r>
    </w:p>
    <w:p w14:paraId="3C83B34C" w14:textId="5BAEC067" w:rsidR="00023030" w:rsidRDefault="00023030" w:rsidP="00D435A3">
      <w:pPr>
        <w:pStyle w:val="ListParagraph"/>
        <w:numPr>
          <w:ilvl w:val="0"/>
          <w:numId w:val="32"/>
        </w:numPr>
      </w:pPr>
      <w:r>
        <w:t xml:space="preserve">Enter the number which we previously inserted in </w:t>
      </w:r>
      <w:r w:rsidR="00DE0FA6">
        <w:t>above mentioned table.</w:t>
      </w:r>
    </w:p>
    <w:p w14:paraId="23823C95" w14:textId="77777777" w:rsidR="00023030" w:rsidRDefault="00023030" w:rsidP="00D435A3">
      <w:pPr>
        <w:pStyle w:val="ListParagraph"/>
        <w:numPr>
          <w:ilvl w:val="0"/>
          <w:numId w:val="32"/>
        </w:numPr>
      </w:pPr>
      <w:r>
        <w:t>The new term should be added as shown below:</w:t>
      </w:r>
    </w:p>
    <w:p w14:paraId="565AEF07" w14:textId="77777777" w:rsidR="00023030" w:rsidRPr="009C132E" w:rsidRDefault="00023030" w:rsidP="009F5667">
      <w:pPr>
        <w:rPr>
          <w:rFonts w:eastAsia="Times New Roman" w:cs="Segoe UI"/>
          <w:color w:val="767171" w:themeColor="background2" w:themeShade="80"/>
          <w:sz w:val="20"/>
          <w:szCs w:val="20"/>
        </w:rPr>
      </w:pPr>
      <w:r>
        <w:rPr>
          <w:noProof/>
        </w:rPr>
        <w:drawing>
          <wp:inline distT="0" distB="0" distL="0" distR="0" wp14:anchorId="717E7480" wp14:editId="089E6950">
            <wp:extent cx="1495425" cy="762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5425" cy="762000"/>
                    </a:xfrm>
                    <a:prstGeom prst="rect">
                      <a:avLst/>
                    </a:prstGeom>
                    <a:ln>
                      <a:solidFill>
                        <a:schemeClr val="tx1"/>
                      </a:solidFill>
                    </a:ln>
                  </pic:spPr>
                </pic:pic>
              </a:graphicData>
            </a:graphic>
          </wp:inline>
        </w:drawing>
      </w:r>
    </w:p>
    <w:p w14:paraId="6E753629" w14:textId="2BAFBD97" w:rsidR="00023030" w:rsidRPr="009F5667" w:rsidRDefault="00023030" w:rsidP="00B818AC">
      <w:pPr>
        <w:pStyle w:val="ListNumber"/>
        <w:rPr>
          <w:rFonts w:eastAsia="Times New Roman" w:cs="Segoe UI"/>
          <w:b/>
          <w:color w:val="767171" w:themeColor="background2" w:themeShade="80"/>
          <w:sz w:val="20"/>
          <w:szCs w:val="20"/>
        </w:rPr>
      </w:pPr>
      <w:r>
        <w:t>Activate Document ID feature on the site collection:</w:t>
      </w:r>
    </w:p>
    <w:p w14:paraId="21ABC127" w14:textId="77777777" w:rsidR="00023030" w:rsidRPr="00A757DF" w:rsidRDefault="00023030" w:rsidP="00D435A3">
      <w:pPr>
        <w:pStyle w:val="ListParagraph"/>
        <w:numPr>
          <w:ilvl w:val="0"/>
          <w:numId w:val="35"/>
        </w:numPr>
      </w:pPr>
      <w:r w:rsidRPr="00A757DF">
        <w:t>Navigate to site settings</w:t>
      </w:r>
    </w:p>
    <w:p w14:paraId="551DAB31" w14:textId="77777777" w:rsidR="00023030" w:rsidRPr="00833F22" w:rsidRDefault="00023030" w:rsidP="00D435A3">
      <w:pPr>
        <w:pStyle w:val="ListParagraph"/>
        <w:numPr>
          <w:ilvl w:val="0"/>
          <w:numId w:val="35"/>
        </w:numPr>
      </w:pPr>
      <w:r w:rsidRPr="00A757DF">
        <w:t>Click on site collection features</w:t>
      </w:r>
    </w:p>
    <w:p w14:paraId="6E3D4F37" w14:textId="77777777" w:rsidR="00023030" w:rsidRPr="00A757DF" w:rsidRDefault="00023030" w:rsidP="009F5667">
      <w:pPr>
        <w:rPr>
          <w:rFonts w:eastAsia="Times New Roman" w:cs="Segoe UI"/>
          <w:color w:val="767171" w:themeColor="background2" w:themeShade="80"/>
          <w:sz w:val="20"/>
          <w:szCs w:val="20"/>
        </w:rPr>
      </w:pPr>
      <w:r>
        <w:rPr>
          <w:noProof/>
        </w:rPr>
        <w:lastRenderedPageBreak/>
        <w:drawing>
          <wp:inline distT="0" distB="0" distL="0" distR="0" wp14:anchorId="3EB6AADD" wp14:editId="2B6961C1">
            <wp:extent cx="1802209" cy="1628775"/>
            <wp:effectExtent l="114300" t="114300" r="102870" b="142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14D7B5" w14:textId="77777777" w:rsidR="00023030" w:rsidRPr="00A757DF" w:rsidRDefault="00023030" w:rsidP="00D435A3">
      <w:pPr>
        <w:pStyle w:val="ListParagraph"/>
        <w:numPr>
          <w:ilvl w:val="0"/>
          <w:numId w:val="36"/>
        </w:numPr>
      </w:pPr>
      <w:r w:rsidRPr="00A757DF">
        <w:t>Enable the Document ID settings feature</w:t>
      </w:r>
    </w:p>
    <w:p w14:paraId="57A415CA" w14:textId="77777777" w:rsidR="00023030" w:rsidRDefault="00023030" w:rsidP="009F5667">
      <w:pPr>
        <w:rPr>
          <w:b/>
        </w:rPr>
      </w:pPr>
      <w:r w:rsidRPr="00A757DF">
        <w:rPr>
          <w:noProof/>
        </w:rPr>
        <w:drawing>
          <wp:inline distT="0" distB="0" distL="0" distR="0" wp14:anchorId="3DC140F1" wp14:editId="24B09ACB">
            <wp:extent cx="4705350" cy="304800"/>
            <wp:effectExtent l="133350" t="133350" r="152400" b="171450"/>
            <wp:docPr id="37" name="Picture 37"/>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8DB70" w14:textId="77777777" w:rsidR="009E5633" w:rsidRPr="009E5633" w:rsidRDefault="009E5633" w:rsidP="00D435A3">
      <w:pPr>
        <w:pStyle w:val="ListParagraph"/>
        <w:numPr>
          <w:ilvl w:val="0"/>
          <w:numId w:val="36"/>
        </w:numPr>
      </w:pPr>
      <w:r w:rsidRPr="009E5633">
        <w:t>Navigate to Document ID settings tab</w:t>
      </w:r>
    </w:p>
    <w:p w14:paraId="73972828" w14:textId="77777777" w:rsidR="009E5633" w:rsidRPr="00441E60" w:rsidRDefault="009E5633" w:rsidP="009F5667">
      <w:r w:rsidRPr="00441E60">
        <w:rPr>
          <w:noProof/>
        </w:rPr>
        <w:drawing>
          <wp:inline distT="0" distB="0" distL="0" distR="0" wp14:anchorId="40D761C3" wp14:editId="675FDF5A">
            <wp:extent cx="1390650" cy="2047875"/>
            <wp:effectExtent l="114300" t="114300" r="114300" b="14287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EC89E2" w14:textId="77777777" w:rsidR="009E5633" w:rsidRPr="009E5633" w:rsidRDefault="009E5633" w:rsidP="00D435A3">
      <w:pPr>
        <w:pStyle w:val="ListParagraph"/>
        <w:numPr>
          <w:ilvl w:val="0"/>
          <w:numId w:val="37"/>
        </w:numPr>
      </w:pPr>
      <w:r w:rsidRPr="009E5633">
        <w:t>Enter the details and click OK</w:t>
      </w:r>
    </w:p>
    <w:p w14:paraId="7572669C" w14:textId="77777777" w:rsidR="009E5633" w:rsidRPr="001931DF" w:rsidRDefault="009E5633" w:rsidP="009F5667">
      <w:r w:rsidRPr="001931DF">
        <w:rPr>
          <w:noProof/>
        </w:rPr>
        <w:lastRenderedPageBreak/>
        <w:drawing>
          <wp:inline distT="0" distB="0" distL="0" distR="0" wp14:anchorId="02D397E3" wp14:editId="2A327C11">
            <wp:extent cx="3352800" cy="2048932"/>
            <wp:effectExtent l="114300" t="114300" r="114300" b="142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AB8E79" w14:textId="77777777" w:rsidR="00023030" w:rsidRDefault="00023030" w:rsidP="00B818AC">
      <w:pPr>
        <w:pStyle w:val="ListNumber"/>
      </w:pPr>
      <w:r>
        <w:t>Provision Web dashboard page:</w:t>
      </w:r>
    </w:p>
    <w:p w14:paraId="3A9FBCB3" w14:textId="77777777" w:rsidR="00023030" w:rsidRPr="006A27C5" w:rsidRDefault="00023030" w:rsidP="00D435A3">
      <w:pPr>
        <w:pStyle w:val="ListParagraph"/>
        <w:numPr>
          <w:ilvl w:val="0"/>
          <w:numId w:val="37"/>
        </w:numPr>
      </w:pPr>
      <w:r w:rsidRPr="006A27C5">
        <w:t>To provision web dashboard at site collection level</w:t>
      </w:r>
    </w:p>
    <w:p w14:paraId="134AA9D9" w14:textId="5EB79E5B" w:rsidR="00023030" w:rsidRPr="00FA2EE2" w:rsidRDefault="00023030" w:rsidP="00D435A3">
      <w:pPr>
        <w:pStyle w:val="ListParagraph"/>
        <w:numPr>
          <w:ilvl w:val="0"/>
          <w:numId w:val="37"/>
        </w:numPr>
      </w:pPr>
      <w:r>
        <w:t>Navigate</w:t>
      </w:r>
      <w:r w:rsidRPr="00B37D6A">
        <w:t xml:space="preserve"> to site collection </w:t>
      </w:r>
      <w:r>
        <w:t>that you just created</w:t>
      </w:r>
    </w:p>
    <w:p w14:paraId="3262AFE4" w14:textId="77777777" w:rsidR="00023030" w:rsidRPr="00FA2EE2" w:rsidRDefault="00023030" w:rsidP="00D435A3">
      <w:pPr>
        <w:pStyle w:val="ListParagraph"/>
        <w:numPr>
          <w:ilvl w:val="0"/>
          <w:numId w:val="37"/>
        </w:numPr>
      </w:pPr>
      <w:r w:rsidRPr="00FA2EE2">
        <w:t xml:space="preserve">Navigate to ‘Site contents’ </w:t>
      </w:r>
    </w:p>
    <w:p w14:paraId="0F02914D" w14:textId="77777777" w:rsidR="00023030" w:rsidRPr="00FA2EE2" w:rsidRDefault="00023030" w:rsidP="00023030">
      <w:pPr>
        <w:pStyle w:val="ListParagraph"/>
        <w:spacing w:after="0" w:line="240" w:lineRule="auto"/>
        <w:ind w:left="1440"/>
        <w:rPr>
          <w:rFonts w:cs="Segoe UI"/>
          <w:sz w:val="20"/>
          <w:szCs w:val="20"/>
        </w:rPr>
      </w:pPr>
    </w:p>
    <w:p w14:paraId="708CF7C8" w14:textId="77777777" w:rsidR="00023030" w:rsidRPr="00FA2EE2" w:rsidRDefault="00023030" w:rsidP="00E15E16">
      <w:r w:rsidRPr="00FA2EE2">
        <w:rPr>
          <w:noProof/>
        </w:rPr>
        <w:drawing>
          <wp:inline distT="0" distB="0" distL="0" distR="0" wp14:anchorId="29E9B033" wp14:editId="24442C30">
            <wp:extent cx="1365970" cy="1895475"/>
            <wp:effectExtent l="114300" t="114300" r="100965"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5228B5" w14:textId="77777777" w:rsidR="00023030" w:rsidRPr="00B37D6A" w:rsidRDefault="00023030" w:rsidP="00D435A3">
      <w:pPr>
        <w:pStyle w:val="ListParagraph"/>
        <w:numPr>
          <w:ilvl w:val="0"/>
          <w:numId w:val="38"/>
        </w:numPr>
      </w:pPr>
      <w:r w:rsidRPr="00B37D6A">
        <w:lastRenderedPageBreak/>
        <w:t>Navigate to ‘Site Pages’</w:t>
      </w:r>
    </w:p>
    <w:p w14:paraId="0BF06C04" w14:textId="77777777" w:rsidR="00023030" w:rsidRPr="00B31A9F" w:rsidRDefault="00023030" w:rsidP="00E15E16">
      <w:pPr>
        <w:rPr>
          <w:rFonts w:cs="Segoe UI"/>
          <w:color w:val="767171" w:themeColor="background2" w:themeShade="80"/>
          <w:sz w:val="20"/>
          <w:szCs w:val="20"/>
        </w:rPr>
      </w:pPr>
      <w:r>
        <w:rPr>
          <w:noProof/>
        </w:rPr>
        <w:drawing>
          <wp:inline distT="0" distB="0" distL="0" distR="0" wp14:anchorId="37451084" wp14:editId="4E5EBAA7">
            <wp:extent cx="1485900" cy="2784213"/>
            <wp:effectExtent l="19050" t="19050" r="19050" b="165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5900" cy="2784213"/>
                    </a:xfrm>
                    <a:prstGeom prst="rect">
                      <a:avLst/>
                    </a:prstGeom>
                    <a:ln>
                      <a:solidFill>
                        <a:schemeClr val="tx1"/>
                      </a:solidFill>
                    </a:ln>
                  </pic:spPr>
                </pic:pic>
              </a:graphicData>
            </a:graphic>
          </wp:inline>
        </w:drawing>
      </w:r>
    </w:p>
    <w:p w14:paraId="5E8864B4" w14:textId="77777777" w:rsidR="00023030" w:rsidRPr="00B37D6A" w:rsidRDefault="00023030" w:rsidP="00D435A3">
      <w:pPr>
        <w:pStyle w:val="ListParagraph"/>
        <w:numPr>
          <w:ilvl w:val="0"/>
          <w:numId w:val="38"/>
        </w:numPr>
      </w:pPr>
      <w:r w:rsidRPr="00B37D6A">
        <w:t>Update web dashboard URL in ‘</w:t>
      </w:r>
      <w:proofErr w:type="spellStart"/>
      <w:r w:rsidRPr="00B37D6A">
        <w:t>WebDashboardSP</w:t>
      </w:r>
      <w:proofErr w:type="spellEnd"/>
      <w:r w:rsidRPr="00B37D6A">
        <w:t>’ HTML</w:t>
      </w:r>
    </w:p>
    <w:p w14:paraId="6DDFF985" w14:textId="3B768FB3" w:rsidR="00023030" w:rsidRPr="00FA2EE2" w:rsidRDefault="00023030" w:rsidP="00D435A3">
      <w:pPr>
        <w:pStyle w:val="ListParagraph"/>
        <w:numPr>
          <w:ilvl w:val="0"/>
          <w:numId w:val="38"/>
        </w:numPr>
      </w:pPr>
      <w:r w:rsidRPr="00B37D6A">
        <w:t>Location for ‘</w:t>
      </w:r>
      <w:proofErr w:type="spellStart"/>
      <w:r w:rsidRPr="00B37D6A">
        <w:t>WebDashboardSP</w:t>
      </w:r>
      <w:proofErr w:type="spellEnd"/>
      <w:r w:rsidRPr="00B37D6A">
        <w:t xml:space="preserve">’ = </w:t>
      </w:r>
      <w:r>
        <w:t>“</w:t>
      </w:r>
      <w:r w:rsidRPr="00FA2EE2">
        <w:t>&lt;solution location&gt;/Html Chunk/webdashboardsp</w:t>
      </w:r>
      <w:r w:rsidR="008F1C89">
        <w:t>template</w:t>
      </w:r>
      <w:r w:rsidRPr="00FA2EE2">
        <w:t>.html”</w:t>
      </w:r>
    </w:p>
    <w:p w14:paraId="447449AB" w14:textId="77777777" w:rsidR="00023030" w:rsidRPr="00B37D6A" w:rsidRDefault="00023030" w:rsidP="00D435A3">
      <w:pPr>
        <w:pStyle w:val="ListParagraph"/>
        <w:numPr>
          <w:ilvl w:val="0"/>
          <w:numId w:val="38"/>
        </w:numPr>
      </w:pPr>
      <w:r w:rsidRPr="00B37D6A">
        <w:t xml:space="preserve">URL should be Azure web dashboard </w:t>
      </w:r>
    </w:p>
    <w:p w14:paraId="3F0BECC3" w14:textId="77777777" w:rsidR="00023030" w:rsidRPr="00FA2EE2" w:rsidRDefault="00023030" w:rsidP="00E15E16">
      <w:r w:rsidRPr="00FA2EE2">
        <w:rPr>
          <w:noProof/>
        </w:rPr>
        <w:drawing>
          <wp:inline distT="0" distB="0" distL="0" distR="0" wp14:anchorId="208503F4" wp14:editId="5E764E4A">
            <wp:extent cx="5112875" cy="162560"/>
            <wp:effectExtent l="19050" t="19050" r="1206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72527" cy="170815"/>
                    </a:xfrm>
                    <a:prstGeom prst="rect">
                      <a:avLst/>
                    </a:prstGeom>
                    <a:ln>
                      <a:solidFill>
                        <a:schemeClr val="tx1"/>
                      </a:solidFill>
                    </a:ln>
                  </pic:spPr>
                </pic:pic>
              </a:graphicData>
            </a:graphic>
          </wp:inline>
        </w:drawing>
      </w:r>
    </w:p>
    <w:p w14:paraId="4786D306" w14:textId="77777777" w:rsidR="00023030" w:rsidRPr="00FA2EE2" w:rsidRDefault="00023030" w:rsidP="00D435A3">
      <w:pPr>
        <w:pStyle w:val="ListParagraph"/>
        <w:numPr>
          <w:ilvl w:val="0"/>
          <w:numId w:val="39"/>
        </w:numPr>
      </w:pPr>
      <w:r w:rsidRPr="00FA2EE2">
        <w:t xml:space="preserve">Update the URL present in WebDashboardFooter.html </w:t>
      </w:r>
    </w:p>
    <w:p w14:paraId="1A5A7362" w14:textId="77777777" w:rsidR="00023030" w:rsidRPr="00FA2EE2" w:rsidRDefault="00023030" w:rsidP="00E15E16">
      <w:r w:rsidRPr="00FA2EE2">
        <w:rPr>
          <w:noProof/>
        </w:rPr>
        <w:drawing>
          <wp:inline distT="0" distB="0" distL="0" distR="0" wp14:anchorId="4841B6B4" wp14:editId="51D7F4B0">
            <wp:extent cx="5943600" cy="222885"/>
            <wp:effectExtent l="19050" t="19050" r="19050" b="2476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2014-10-29_182647.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22885"/>
                    </a:xfrm>
                    <a:prstGeom prst="rect">
                      <a:avLst/>
                    </a:prstGeom>
                    <a:ln>
                      <a:solidFill>
                        <a:schemeClr val="tx1"/>
                      </a:solidFill>
                    </a:ln>
                  </pic:spPr>
                </pic:pic>
              </a:graphicData>
            </a:graphic>
          </wp:inline>
        </w:drawing>
      </w:r>
    </w:p>
    <w:p w14:paraId="1B094727" w14:textId="77777777" w:rsidR="00023030" w:rsidRDefault="00023030" w:rsidP="00D435A3">
      <w:pPr>
        <w:pStyle w:val="ListParagraph"/>
        <w:numPr>
          <w:ilvl w:val="0"/>
          <w:numId w:val="39"/>
        </w:numPr>
      </w:pPr>
      <w:r>
        <w:t>Update the application insight id in the JavaScript code</w:t>
      </w:r>
    </w:p>
    <w:p w14:paraId="4DFB60C2" w14:textId="77777777" w:rsidR="00023030" w:rsidRDefault="00023030" w:rsidP="00E15E16">
      <w:r w:rsidRPr="00A97231">
        <w:rPr>
          <w:noProof/>
        </w:rPr>
        <w:drawing>
          <wp:inline distT="0" distB="0" distL="0" distR="0" wp14:anchorId="6B147342" wp14:editId="5C6479C6">
            <wp:extent cx="3914775" cy="257175"/>
            <wp:effectExtent l="19050" t="19050" r="28575" b="28575"/>
            <wp:docPr id="131" name="Picture 131" descr="C:\Users\maqsaswata\AppData\Roaming\Skype\My Skype Received Files\IMG_30102014_183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qsaswata\AppData\Roaming\Skype\My Skype Received Files\IMG_30102014_18383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775" cy="257175"/>
                    </a:xfrm>
                    <a:prstGeom prst="rect">
                      <a:avLst/>
                    </a:prstGeom>
                    <a:noFill/>
                    <a:ln>
                      <a:solidFill>
                        <a:schemeClr val="tx1"/>
                      </a:solidFill>
                    </a:ln>
                  </pic:spPr>
                </pic:pic>
              </a:graphicData>
            </a:graphic>
          </wp:inline>
        </w:drawing>
      </w:r>
    </w:p>
    <w:p w14:paraId="3FBBD828" w14:textId="531E8FC3" w:rsidR="00023030" w:rsidRPr="00FA2EE2" w:rsidRDefault="00023030" w:rsidP="00D435A3">
      <w:pPr>
        <w:pStyle w:val="ListParagraph"/>
        <w:numPr>
          <w:ilvl w:val="0"/>
          <w:numId w:val="39"/>
        </w:numPr>
      </w:pPr>
      <w:r w:rsidRPr="00FA2EE2">
        <w:t>Upload following HTML pages under ‘Site Page</w:t>
      </w:r>
      <w:r>
        <w:t>s</w:t>
      </w:r>
      <w:r w:rsidRPr="00FA2EE2">
        <w:t>’</w:t>
      </w:r>
    </w:p>
    <w:p w14:paraId="19BFA021" w14:textId="1809E4C7" w:rsidR="00023030" w:rsidRDefault="00023030" w:rsidP="009675DA">
      <w:pPr>
        <w:pStyle w:val="ListParagraph"/>
        <w:numPr>
          <w:ilvl w:val="1"/>
          <w:numId w:val="18"/>
        </w:numPr>
        <w:rPr>
          <w:rFonts w:cs="Segoe UI"/>
          <w:color w:val="767171" w:themeColor="background2" w:themeShade="80"/>
          <w:sz w:val="20"/>
          <w:szCs w:val="20"/>
        </w:rPr>
      </w:pPr>
      <w:r w:rsidRPr="00E15E16">
        <w:rPr>
          <w:rFonts w:cs="Segoe UI"/>
          <w:szCs w:val="20"/>
        </w:rPr>
        <w:lastRenderedPageBreak/>
        <w:t>WebDashboardSP</w:t>
      </w:r>
      <w:r w:rsidR="00482F1D">
        <w:rPr>
          <w:rFonts w:cs="Segoe UI"/>
          <w:szCs w:val="20"/>
        </w:rPr>
        <w:t>Template</w:t>
      </w:r>
      <w:r w:rsidRPr="00E15E16">
        <w:rPr>
          <w:rFonts w:cs="Segoe UI"/>
          <w:szCs w:val="20"/>
        </w:rPr>
        <w:t>.html</w:t>
      </w:r>
    </w:p>
    <w:p w14:paraId="676EE335" w14:textId="77777777" w:rsidR="00023030" w:rsidRPr="006D017B" w:rsidRDefault="00023030" w:rsidP="00D435A3">
      <w:pPr>
        <w:pStyle w:val="ListParagraph"/>
        <w:numPr>
          <w:ilvl w:val="0"/>
          <w:numId w:val="39"/>
        </w:numPr>
      </w:pPr>
      <w:r w:rsidRPr="006D017B">
        <w:t>Create a new page using Wiki template and provide any name. For example, ‘</w:t>
      </w:r>
      <w:proofErr w:type="spellStart"/>
      <w:r w:rsidRPr="006D017B">
        <w:t>webdashboard</w:t>
      </w:r>
      <w:proofErr w:type="spellEnd"/>
      <w:r w:rsidRPr="006D017B">
        <w:t>’</w:t>
      </w:r>
    </w:p>
    <w:p w14:paraId="7D91A8E6" w14:textId="77777777" w:rsidR="00023030" w:rsidRPr="00FA2EE2" w:rsidRDefault="00023030" w:rsidP="00E15E16">
      <w:r w:rsidRPr="00FA2EE2">
        <w:rPr>
          <w:noProof/>
        </w:rPr>
        <w:drawing>
          <wp:inline distT="0" distB="0" distL="0" distR="0" wp14:anchorId="4F09EE4A" wp14:editId="0B1D2AE6">
            <wp:extent cx="3762375" cy="1371600"/>
            <wp:effectExtent l="19050" t="19050" r="28575" b="190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2375" cy="1371600"/>
                    </a:xfrm>
                    <a:prstGeom prst="rect">
                      <a:avLst/>
                    </a:prstGeom>
                    <a:ln>
                      <a:solidFill>
                        <a:schemeClr val="tx1"/>
                      </a:solidFill>
                    </a:ln>
                  </pic:spPr>
                </pic:pic>
              </a:graphicData>
            </a:graphic>
          </wp:inline>
        </w:drawing>
      </w:r>
    </w:p>
    <w:p w14:paraId="7D04636A" w14:textId="77777777" w:rsidR="00023030" w:rsidRPr="00FA2EE2" w:rsidRDefault="00023030" w:rsidP="00D435A3">
      <w:pPr>
        <w:pStyle w:val="ListParagraph"/>
        <w:numPr>
          <w:ilvl w:val="0"/>
          <w:numId w:val="39"/>
        </w:numPr>
      </w:pPr>
      <w:r>
        <w:t xml:space="preserve">To create new web </w:t>
      </w:r>
      <w:proofErr w:type="gramStart"/>
      <w:r>
        <w:t>part</w:t>
      </w:r>
      <w:proofErr w:type="gramEnd"/>
      <w:r>
        <w:t xml:space="preserve"> we have to per</w:t>
      </w:r>
      <w:r w:rsidRPr="00500338">
        <w:t xml:space="preserve"> </w:t>
      </w:r>
      <w:r w:rsidRPr="00FA2EE2">
        <w:t>perform following steps</w:t>
      </w:r>
    </w:p>
    <w:p w14:paraId="2C66C9E7" w14:textId="0B21F249" w:rsidR="00023030" w:rsidRDefault="00023030" w:rsidP="00D435A3">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305899E9" w14:textId="77777777" w:rsidR="00E15E16" w:rsidRDefault="00E15E16" w:rsidP="00E15E16">
      <w:pPr>
        <w:pStyle w:val="ListParagraph"/>
        <w:spacing w:after="0" w:line="240" w:lineRule="auto"/>
        <w:ind w:left="1440"/>
        <w:rPr>
          <w:rFonts w:cs="Segoe UI"/>
          <w:sz w:val="20"/>
          <w:szCs w:val="20"/>
        </w:rPr>
      </w:pPr>
    </w:p>
    <w:p w14:paraId="7E5C6813" w14:textId="6AB4CA40" w:rsidR="00023030" w:rsidRPr="00FA2EE2" w:rsidRDefault="00023030" w:rsidP="00E15E16">
      <w:r w:rsidRPr="00FA2EE2">
        <w:rPr>
          <w:noProof/>
        </w:rPr>
        <w:drawing>
          <wp:inline distT="0" distB="0" distL="0" distR="0" wp14:anchorId="74CEC675" wp14:editId="0F2AB160">
            <wp:extent cx="3626300" cy="2124075"/>
            <wp:effectExtent l="19050" t="19050" r="1270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4965" cy="2140865"/>
                    </a:xfrm>
                    <a:prstGeom prst="rect">
                      <a:avLst/>
                    </a:prstGeom>
                    <a:ln>
                      <a:solidFill>
                        <a:schemeClr val="tx1"/>
                      </a:solidFill>
                    </a:ln>
                  </pic:spPr>
                </pic:pic>
              </a:graphicData>
            </a:graphic>
          </wp:inline>
        </w:drawing>
      </w:r>
    </w:p>
    <w:p w14:paraId="6D18832A" w14:textId="77777777" w:rsidR="00023030" w:rsidRPr="00FA2EE2" w:rsidRDefault="00023030" w:rsidP="00D435A3">
      <w:pPr>
        <w:pStyle w:val="ListParagraph"/>
        <w:numPr>
          <w:ilvl w:val="0"/>
          <w:numId w:val="39"/>
        </w:numPr>
      </w:pPr>
      <w:r>
        <w:t>Configure</w:t>
      </w:r>
      <w:r w:rsidRPr="00FA2EE2">
        <w:t xml:space="preserve"> web part with following settings</w:t>
      </w:r>
    </w:p>
    <w:p w14:paraId="606CD904" w14:textId="76A090FF"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 xml:space="preserve">Provide URL of </w:t>
      </w:r>
      <w:r w:rsidR="00426C46">
        <w:rPr>
          <w:rFonts w:cs="Segoe UI"/>
          <w:szCs w:val="20"/>
        </w:rPr>
        <w:t>“</w:t>
      </w:r>
      <w:r w:rsidR="00426C46" w:rsidRPr="00E15E16">
        <w:rPr>
          <w:rFonts w:cs="Segoe UI"/>
          <w:szCs w:val="20"/>
        </w:rPr>
        <w:t>WebDashboardSP</w:t>
      </w:r>
      <w:r w:rsidR="00426C46">
        <w:rPr>
          <w:rFonts w:cs="Segoe UI"/>
          <w:szCs w:val="20"/>
        </w:rPr>
        <w:t>Template</w:t>
      </w:r>
      <w:r w:rsidR="00426C46" w:rsidRPr="00E15E16">
        <w:rPr>
          <w:rFonts w:cs="Segoe UI"/>
          <w:szCs w:val="20"/>
        </w:rPr>
        <w:t>.html</w:t>
      </w:r>
      <w:r w:rsidR="00426C46">
        <w:rPr>
          <w:rFonts w:cs="Segoe UI"/>
          <w:szCs w:val="20"/>
        </w:rPr>
        <w:t xml:space="preserve">” </w:t>
      </w:r>
      <w:r w:rsidRPr="00E15E16">
        <w:rPr>
          <w:rFonts w:cs="Segoe UI"/>
          <w:szCs w:val="20"/>
        </w:rPr>
        <w:t xml:space="preserve">page which </w:t>
      </w:r>
      <w:r w:rsidR="00A011B9">
        <w:rPr>
          <w:rFonts w:cs="Segoe UI"/>
          <w:szCs w:val="20"/>
        </w:rPr>
        <w:t>was</w:t>
      </w:r>
      <w:r w:rsidRPr="00E15E16">
        <w:rPr>
          <w:rFonts w:cs="Segoe UI"/>
          <w:szCs w:val="20"/>
        </w:rPr>
        <w:t xml:space="preserve"> uploaded in </w:t>
      </w:r>
      <w:r w:rsidR="00426C46">
        <w:rPr>
          <w:rFonts w:cs="Segoe UI"/>
          <w:szCs w:val="20"/>
        </w:rPr>
        <w:t>Site Pages</w:t>
      </w:r>
    </w:p>
    <w:p w14:paraId="4ACE6AE9" w14:textId="77777777" w:rsidR="00023030" w:rsidRPr="00E15E16" w:rsidRDefault="00023030" w:rsidP="00D435A3">
      <w:pPr>
        <w:pStyle w:val="ListParagraph"/>
        <w:numPr>
          <w:ilvl w:val="1"/>
          <w:numId w:val="41"/>
        </w:numPr>
        <w:spacing w:after="0" w:line="240" w:lineRule="auto"/>
        <w:rPr>
          <w:rFonts w:cs="Segoe UI"/>
          <w:szCs w:val="20"/>
        </w:rPr>
      </w:pPr>
      <w:r w:rsidRPr="00E15E16">
        <w:rPr>
          <w:rFonts w:cs="Segoe UI"/>
          <w:szCs w:val="20"/>
        </w:rPr>
        <w:t>Make chrome type as ‘None’</w:t>
      </w:r>
    </w:p>
    <w:p w14:paraId="6BE83B2B" w14:textId="77777777" w:rsidR="00023030" w:rsidRPr="00B37D6A" w:rsidRDefault="00023030" w:rsidP="00023030">
      <w:pPr>
        <w:pStyle w:val="ListParagraph"/>
        <w:spacing w:after="0" w:line="240" w:lineRule="auto"/>
        <w:ind w:left="2160"/>
        <w:rPr>
          <w:rFonts w:cs="Segoe UI"/>
          <w:sz w:val="20"/>
          <w:szCs w:val="20"/>
        </w:rPr>
      </w:pPr>
    </w:p>
    <w:p w14:paraId="4732C83F" w14:textId="77777777" w:rsidR="00023030" w:rsidRPr="00B31A9F" w:rsidRDefault="00023030" w:rsidP="00E15E16">
      <w:pPr>
        <w:rPr>
          <w:rFonts w:cs="Segoe UI"/>
          <w:color w:val="767171" w:themeColor="background2" w:themeShade="80"/>
          <w:sz w:val="20"/>
          <w:szCs w:val="20"/>
        </w:rPr>
      </w:pPr>
      <w:r>
        <w:rPr>
          <w:noProof/>
        </w:rPr>
        <w:lastRenderedPageBreak/>
        <w:drawing>
          <wp:inline distT="0" distB="0" distL="0" distR="0" wp14:anchorId="11C0DFED" wp14:editId="560A7DAD">
            <wp:extent cx="3537284" cy="4800600"/>
            <wp:effectExtent l="133350" t="114300" r="120650" b="1714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7EB854" w14:textId="77777777" w:rsidR="00023030" w:rsidRDefault="00023030" w:rsidP="00E15E16"/>
    <w:p w14:paraId="1A726CD9" w14:textId="77777777" w:rsidR="00023030" w:rsidRDefault="00023030" w:rsidP="00D435A3">
      <w:pPr>
        <w:pStyle w:val="ListParagraph"/>
        <w:numPr>
          <w:ilvl w:val="0"/>
          <w:numId w:val="39"/>
        </w:numPr>
      </w:pPr>
      <w:r w:rsidRPr="00B37D6A">
        <w:t>Click on ‘Save’ button</w:t>
      </w:r>
      <w:r>
        <w:t xml:space="preserve"> </w:t>
      </w:r>
    </w:p>
    <w:p w14:paraId="32C67DC0" w14:textId="77777777" w:rsidR="00023030" w:rsidRDefault="00023030" w:rsidP="00D435A3">
      <w:pPr>
        <w:pStyle w:val="ListParagraph"/>
        <w:numPr>
          <w:ilvl w:val="0"/>
          <w:numId w:val="39"/>
        </w:numPr>
      </w:pPr>
      <w:r>
        <w:t>Verify that web dashboard is loading fine</w:t>
      </w:r>
    </w:p>
    <w:p w14:paraId="03D2FC14" w14:textId="77777777" w:rsidR="00023030" w:rsidRDefault="00023030" w:rsidP="00023030">
      <w:pPr>
        <w:pStyle w:val="ListParagraph"/>
        <w:spacing w:after="0" w:line="240" w:lineRule="auto"/>
        <w:ind w:left="1440"/>
        <w:rPr>
          <w:rFonts w:cs="Segoe UI"/>
          <w:sz w:val="20"/>
          <w:szCs w:val="20"/>
        </w:rPr>
      </w:pPr>
    </w:p>
    <w:p w14:paraId="0F97B2B2" w14:textId="77777777" w:rsidR="00023030" w:rsidRDefault="00023030" w:rsidP="00E15E16">
      <w:r>
        <w:rPr>
          <w:noProof/>
        </w:rPr>
        <w:drawing>
          <wp:inline distT="0" distB="0" distL="0" distR="0" wp14:anchorId="5B727919" wp14:editId="36CE20F2">
            <wp:extent cx="2455983" cy="2533650"/>
            <wp:effectExtent l="133350" t="114300" r="135255" b="1714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2014-10-30_16254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468637" cy="2546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F6276C" w14:textId="77777777" w:rsidR="00023030" w:rsidRDefault="00023030" w:rsidP="00B818AC">
      <w:pPr>
        <w:pStyle w:val="ListNumber"/>
      </w:pPr>
      <w:r>
        <w:t>Provision Settings page:</w:t>
      </w:r>
    </w:p>
    <w:p w14:paraId="666D28F1" w14:textId="77777777" w:rsidR="009E5633" w:rsidRPr="00E15E16" w:rsidRDefault="009E5633" w:rsidP="004F584D">
      <w:pPr>
        <w:keepNext/>
        <w:ind w:firstLine="360"/>
        <w:rPr>
          <w:b/>
          <w:sz w:val="20"/>
          <w:szCs w:val="20"/>
        </w:rPr>
      </w:pPr>
      <w:r w:rsidRPr="00E15E16">
        <w:rPr>
          <w:b/>
        </w:rPr>
        <w:t>Settings page configurations</w:t>
      </w:r>
    </w:p>
    <w:p w14:paraId="3642DDE7" w14:textId="66C67222" w:rsidR="00121DF4" w:rsidRPr="009E5633" w:rsidRDefault="009E5633" w:rsidP="00D435A3">
      <w:pPr>
        <w:pStyle w:val="ListParagraph"/>
        <w:numPr>
          <w:ilvl w:val="0"/>
          <w:numId w:val="42"/>
        </w:numPr>
      </w:pPr>
      <w:r>
        <w:t>Navigate to the site collection that was just provisioned</w:t>
      </w:r>
    </w:p>
    <w:p w14:paraId="3E47BEA9" w14:textId="77777777" w:rsidR="00121DF4" w:rsidRPr="00E15E16" w:rsidRDefault="00121DF4" w:rsidP="00D435A3">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616A27C5" w14:textId="77777777" w:rsidR="00121DF4" w:rsidRPr="00FA2EE2" w:rsidRDefault="00121DF4" w:rsidP="00121DF4">
      <w:pPr>
        <w:pStyle w:val="ListParagraph"/>
        <w:spacing w:after="0" w:line="240" w:lineRule="auto"/>
        <w:ind w:left="1440"/>
        <w:rPr>
          <w:rFonts w:cs="Segoe UI"/>
          <w:sz w:val="20"/>
          <w:szCs w:val="20"/>
        </w:rPr>
      </w:pPr>
    </w:p>
    <w:p w14:paraId="40848A42" w14:textId="77777777" w:rsidR="00121DF4" w:rsidRPr="00FA2EE2" w:rsidRDefault="00121DF4" w:rsidP="00E15E16">
      <w:r w:rsidRPr="00FA2EE2">
        <w:rPr>
          <w:noProof/>
        </w:rPr>
        <w:lastRenderedPageBreak/>
        <w:drawing>
          <wp:inline distT="0" distB="0" distL="0" distR="0" wp14:anchorId="07672A6A" wp14:editId="469BBB7D">
            <wp:extent cx="1516982" cy="2105025"/>
            <wp:effectExtent l="19050" t="19050" r="2667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20074" cy="2109316"/>
                    </a:xfrm>
                    <a:prstGeom prst="rect">
                      <a:avLst/>
                    </a:prstGeom>
                    <a:ln>
                      <a:solidFill>
                        <a:schemeClr val="tx1"/>
                      </a:solidFill>
                    </a:ln>
                  </pic:spPr>
                </pic:pic>
              </a:graphicData>
            </a:graphic>
          </wp:inline>
        </w:drawing>
      </w:r>
    </w:p>
    <w:p w14:paraId="471F2CC0" w14:textId="7CF0625C" w:rsidR="00121DF4" w:rsidRDefault="00121DF4" w:rsidP="00D435A3">
      <w:pPr>
        <w:pStyle w:val="ListParagraph"/>
        <w:numPr>
          <w:ilvl w:val="0"/>
          <w:numId w:val="43"/>
        </w:numPr>
        <w:spacing w:after="0" w:line="240" w:lineRule="auto"/>
        <w:rPr>
          <w:rFonts w:cs="Segoe UI"/>
          <w:szCs w:val="20"/>
        </w:rPr>
      </w:pPr>
      <w:r w:rsidRPr="00E15E16">
        <w:rPr>
          <w:rFonts w:cs="Segoe UI"/>
          <w:szCs w:val="20"/>
        </w:rPr>
        <w:t>Navigate to ‘Site Pages’</w:t>
      </w:r>
    </w:p>
    <w:p w14:paraId="2CFA6A85" w14:textId="77777777" w:rsidR="004F584D" w:rsidRPr="00E15E16" w:rsidRDefault="004F584D" w:rsidP="004F584D">
      <w:pPr>
        <w:pStyle w:val="ListParagraph"/>
        <w:spacing w:after="0" w:line="240" w:lineRule="auto"/>
        <w:ind w:left="1080"/>
        <w:rPr>
          <w:rFonts w:cs="Segoe UI"/>
          <w:szCs w:val="20"/>
        </w:rPr>
      </w:pPr>
    </w:p>
    <w:p w14:paraId="12048F3B" w14:textId="77777777" w:rsidR="00121DF4" w:rsidRPr="00B31A9F" w:rsidRDefault="00121DF4" w:rsidP="00E15E16">
      <w:pPr>
        <w:rPr>
          <w:rFonts w:cs="Segoe UI"/>
          <w:color w:val="767171" w:themeColor="background2" w:themeShade="80"/>
          <w:sz w:val="20"/>
          <w:szCs w:val="20"/>
        </w:rPr>
      </w:pPr>
      <w:r>
        <w:rPr>
          <w:noProof/>
        </w:rPr>
        <w:drawing>
          <wp:inline distT="0" distB="0" distL="0" distR="0" wp14:anchorId="00088F01" wp14:editId="19ADB4EF">
            <wp:extent cx="1260677" cy="2362200"/>
            <wp:effectExtent l="19050" t="19050" r="158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71202" cy="2381921"/>
                    </a:xfrm>
                    <a:prstGeom prst="rect">
                      <a:avLst/>
                    </a:prstGeom>
                    <a:ln>
                      <a:solidFill>
                        <a:schemeClr val="tx1"/>
                      </a:solidFill>
                    </a:ln>
                  </pic:spPr>
                </pic:pic>
              </a:graphicData>
            </a:graphic>
          </wp:inline>
        </w:drawing>
      </w:r>
    </w:p>
    <w:p w14:paraId="7B178C17" w14:textId="77777777" w:rsidR="00121DF4" w:rsidRDefault="00121DF4" w:rsidP="00121DF4">
      <w:pPr>
        <w:pStyle w:val="ListParagraph"/>
        <w:ind w:left="1440"/>
        <w:rPr>
          <w:rFonts w:cs="Segoe UI"/>
          <w:color w:val="767171" w:themeColor="background2" w:themeShade="80"/>
          <w:sz w:val="20"/>
          <w:szCs w:val="20"/>
        </w:rPr>
      </w:pPr>
    </w:p>
    <w:p w14:paraId="13A7325E" w14:textId="77777777" w:rsidR="00E15E16" w:rsidRDefault="00121DF4" w:rsidP="00D435A3">
      <w:pPr>
        <w:pStyle w:val="ListParagraph"/>
        <w:numPr>
          <w:ilvl w:val="1"/>
          <w:numId w:val="19"/>
        </w:numPr>
        <w:ind w:left="1080"/>
        <w:rPr>
          <w:rFonts w:cs="Segoe UI"/>
          <w:szCs w:val="20"/>
        </w:rPr>
      </w:pPr>
      <w:r w:rsidRPr="00E15E16">
        <w:rPr>
          <w:rFonts w:cs="Segoe UI"/>
          <w:szCs w:val="20"/>
        </w:rPr>
        <w:t>Update settings page URL in ‘</w:t>
      </w:r>
      <w:proofErr w:type="spellStart"/>
      <w:r w:rsidRPr="00E15E16">
        <w:rPr>
          <w:rFonts w:cs="Segoe UI"/>
          <w:szCs w:val="20"/>
        </w:rPr>
        <w:t>SettingsSP</w:t>
      </w:r>
      <w:proofErr w:type="spellEnd"/>
      <w:r w:rsidRPr="00E15E16">
        <w:rPr>
          <w:rFonts w:cs="Segoe UI"/>
          <w:szCs w:val="20"/>
        </w:rPr>
        <w:t>’ HTML</w:t>
      </w:r>
    </w:p>
    <w:p w14:paraId="5B9BC462" w14:textId="261BCD7E" w:rsidR="00121DF4" w:rsidRPr="00E15E16" w:rsidRDefault="00121DF4" w:rsidP="00D435A3">
      <w:pPr>
        <w:pStyle w:val="ListParagraph"/>
        <w:numPr>
          <w:ilvl w:val="1"/>
          <w:numId w:val="19"/>
        </w:numPr>
        <w:ind w:left="1080"/>
        <w:rPr>
          <w:rFonts w:cs="Segoe UI"/>
          <w:szCs w:val="20"/>
        </w:rPr>
      </w:pPr>
      <w:r w:rsidRPr="00E15E16">
        <w:rPr>
          <w:rFonts w:cs="Segoe UI"/>
          <w:szCs w:val="20"/>
        </w:rPr>
        <w:t>Location for ‘</w:t>
      </w:r>
      <w:proofErr w:type="spellStart"/>
      <w:r w:rsidRPr="00E15E16">
        <w:rPr>
          <w:rFonts w:cs="Segoe UI"/>
          <w:szCs w:val="20"/>
        </w:rPr>
        <w:t>SettingsSP</w:t>
      </w:r>
      <w:proofErr w:type="spellEnd"/>
      <w:r w:rsidRPr="00E15E16">
        <w:rPr>
          <w:rFonts w:cs="Segoe UI"/>
          <w:szCs w:val="20"/>
        </w:rPr>
        <w:t>’ = “&lt;solution location&gt;/Html Chunk/settingssp.html”</w:t>
      </w:r>
    </w:p>
    <w:p w14:paraId="768E58F8" w14:textId="77777777" w:rsidR="00E15E16" w:rsidRDefault="00E15E16" w:rsidP="00E15E16">
      <w:pPr>
        <w:pStyle w:val="ListParagraph"/>
        <w:rPr>
          <w:rFonts w:cs="Segoe UI"/>
          <w:szCs w:val="20"/>
        </w:rPr>
      </w:pPr>
    </w:p>
    <w:p w14:paraId="01C9D040" w14:textId="15158B51" w:rsidR="00121DF4" w:rsidRPr="00E15E16" w:rsidRDefault="00121DF4" w:rsidP="00E15E16">
      <w:pPr>
        <w:pStyle w:val="ListParagraph"/>
        <w:rPr>
          <w:rFonts w:cs="Segoe UI"/>
          <w:szCs w:val="20"/>
        </w:rPr>
      </w:pPr>
      <w:r w:rsidRPr="00E15E16">
        <w:rPr>
          <w:rFonts w:cs="Segoe UI"/>
          <w:szCs w:val="20"/>
        </w:rPr>
        <w:lastRenderedPageBreak/>
        <w:t>Here,</w:t>
      </w:r>
    </w:p>
    <w:p w14:paraId="3646E943" w14:textId="77777777" w:rsidR="00121DF4" w:rsidRPr="00E15E16" w:rsidRDefault="00121DF4" w:rsidP="00E15E16">
      <w:pPr>
        <w:pStyle w:val="ListParagraph"/>
        <w:rPr>
          <w:rFonts w:cs="Segoe UI"/>
          <w:szCs w:val="20"/>
        </w:rPr>
      </w:pPr>
      <w:r w:rsidRPr="00E15E16">
        <w:rPr>
          <w:rFonts w:cs="Segoe UI"/>
          <w:szCs w:val="20"/>
        </w:rPr>
        <w:t>&lt;solution location&gt; = Matter Center Solution location</w:t>
      </w:r>
    </w:p>
    <w:p w14:paraId="596F8A27" w14:textId="77777777" w:rsidR="00121DF4" w:rsidRPr="00FA2EE2" w:rsidRDefault="00121DF4" w:rsidP="00121DF4">
      <w:pPr>
        <w:pStyle w:val="ListParagraph"/>
        <w:ind w:left="1440"/>
        <w:rPr>
          <w:rFonts w:cs="Segoe UI"/>
          <w:sz w:val="20"/>
          <w:szCs w:val="20"/>
        </w:rPr>
      </w:pPr>
    </w:p>
    <w:p w14:paraId="2713F0B5" w14:textId="77777777" w:rsidR="00121DF4" w:rsidRPr="00E15E16" w:rsidRDefault="00121DF4" w:rsidP="00E15E16">
      <w:pPr>
        <w:pStyle w:val="ListParagraph"/>
        <w:rPr>
          <w:rFonts w:cs="Segoe UI"/>
          <w:szCs w:val="20"/>
        </w:rPr>
      </w:pPr>
      <w:r w:rsidRPr="00E15E16">
        <w:rPr>
          <w:rFonts w:cs="Segoe UI"/>
          <w:szCs w:val="20"/>
        </w:rPr>
        <w:t xml:space="preserve">URL should be Azure settings page </w:t>
      </w:r>
    </w:p>
    <w:p w14:paraId="430610DE" w14:textId="77777777" w:rsidR="00121DF4" w:rsidRPr="00FA2EE2" w:rsidRDefault="00121DF4" w:rsidP="00E15E16">
      <w:pPr>
        <w:rPr>
          <w:rFonts w:cs="Segoe UI"/>
          <w:sz w:val="20"/>
          <w:szCs w:val="20"/>
        </w:rPr>
      </w:pPr>
      <w:r>
        <w:rPr>
          <w:noProof/>
        </w:rPr>
        <w:drawing>
          <wp:inline distT="0" distB="0" distL="0" distR="0" wp14:anchorId="5DC9C343" wp14:editId="3B68028B">
            <wp:extent cx="5534025" cy="17145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34025" cy="171450"/>
                    </a:xfrm>
                    <a:prstGeom prst="rect">
                      <a:avLst/>
                    </a:prstGeom>
                    <a:ln>
                      <a:solidFill>
                        <a:schemeClr val="tx1"/>
                      </a:solidFill>
                    </a:ln>
                  </pic:spPr>
                </pic:pic>
              </a:graphicData>
            </a:graphic>
          </wp:inline>
        </w:drawing>
      </w:r>
    </w:p>
    <w:p w14:paraId="5AC1E891" w14:textId="77777777" w:rsidR="00121DF4" w:rsidRPr="00E15E16" w:rsidRDefault="00121DF4" w:rsidP="00D435A3">
      <w:pPr>
        <w:pStyle w:val="ListParagraph"/>
        <w:numPr>
          <w:ilvl w:val="0"/>
          <w:numId w:val="19"/>
        </w:numPr>
        <w:rPr>
          <w:rFonts w:cs="Segoe UI"/>
          <w:szCs w:val="20"/>
        </w:rPr>
      </w:pPr>
      <w:r w:rsidRPr="00E15E16">
        <w:rPr>
          <w:rFonts w:cs="Segoe UI"/>
          <w:szCs w:val="20"/>
        </w:rPr>
        <w:t>Upload following HTML page under ‘Site Pages’</w:t>
      </w:r>
    </w:p>
    <w:p w14:paraId="1DB368A9" w14:textId="5865C4FD" w:rsidR="00121DF4" w:rsidRPr="00E15E16" w:rsidRDefault="00121DF4" w:rsidP="00D435A3">
      <w:pPr>
        <w:pStyle w:val="ListParagraph"/>
        <w:numPr>
          <w:ilvl w:val="0"/>
          <w:numId w:val="42"/>
        </w:numPr>
        <w:ind w:left="1440"/>
      </w:pPr>
      <w:r w:rsidRPr="00E15E16">
        <w:t>SettingsSP.html</w:t>
      </w:r>
    </w:p>
    <w:p w14:paraId="7A19D798" w14:textId="77777777" w:rsidR="00121DF4" w:rsidRPr="00E15E16" w:rsidRDefault="00121DF4" w:rsidP="00D435A3">
      <w:pPr>
        <w:pStyle w:val="ListParagraph"/>
        <w:numPr>
          <w:ilvl w:val="0"/>
          <w:numId w:val="42"/>
        </w:numPr>
        <w:ind w:left="1440"/>
      </w:pPr>
      <w:r w:rsidRPr="00E15E16">
        <w:t>Create a new page using Wiki template and provide any name. For example, ’settings’</w:t>
      </w:r>
    </w:p>
    <w:p w14:paraId="22129654" w14:textId="77777777" w:rsidR="00121DF4" w:rsidRPr="00FA2EE2" w:rsidRDefault="00121DF4" w:rsidP="00E15E16">
      <w:pPr>
        <w:rPr>
          <w:rFonts w:cs="Segoe UI"/>
          <w:sz w:val="20"/>
          <w:szCs w:val="20"/>
        </w:rPr>
      </w:pPr>
      <w:r>
        <w:rPr>
          <w:noProof/>
        </w:rPr>
        <w:drawing>
          <wp:inline distT="0" distB="0" distL="0" distR="0" wp14:anchorId="726BEE07" wp14:editId="16198999">
            <wp:extent cx="3019425" cy="1051790"/>
            <wp:effectExtent l="19050" t="19050" r="9525" b="152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37589" cy="1058117"/>
                    </a:xfrm>
                    <a:prstGeom prst="rect">
                      <a:avLst/>
                    </a:prstGeom>
                    <a:ln>
                      <a:solidFill>
                        <a:schemeClr val="tx1"/>
                      </a:solidFill>
                    </a:ln>
                  </pic:spPr>
                </pic:pic>
              </a:graphicData>
            </a:graphic>
          </wp:inline>
        </w:drawing>
      </w:r>
    </w:p>
    <w:p w14:paraId="3E1DD39B" w14:textId="77777777" w:rsidR="00121DF4" w:rsidRPr="00FA2EE2" w:rsidRDefault="00121DF4" w:rsidP="00121DF4">
      <w:pPr>
        <w:pStyle w:val="ListParagraph"/>
        <w:ind w:left="1440"/>
        <w:rPr>
          <w:rFonts w:cs="Segoe UI"/>
          <w:sz w:val="20"/>
          <w:szCs w:val="20"/>
        </w:rPr>
      </w:pPr>
    </w:p>
    <w:p w14:paraId="194BB8E7"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 xml:space="preserve">To add new web </w:t>
      </w:r>
      <w:proofErr w:type="gramStart"/>
      <w:r w:rsidRPr="00E15E16">
        <w:rPr>
          <w:rFonts w:cs="Segoe UI"/>
          <w:szCs w:val="20"/>
        </w:rPr>
        <w:t>part</w:t>
      </w:r>
      <w:proofErr w:type="gramEnd"/>
      <w:r w:rsidRPr="00E15E16">
        <w:rPr>
          <w:rFonts w:cs="Segoe UI"/>
          <w:szCs w:val="20"/>
        </w:rPr>
        <w:t xml:space="preserve"> we have to perform following steps</w:t>
      </w:r>
    </w:p>
    <w:p w14:paraId="0901365C" w14:textId="77777777" w:rsidR="00121DF4" w:rsidRPr="00FA2EE2" w:rsidRDefault="00121DF4" w:rsidP="00D435A3">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 </w:t>
      </w:r>
    </w:p>
    <w:p w14:paraId="0E8F22FE" w14:textId="77777777" w:rsidR="00121DF4" w:rsidRPr="00FA2EE2" w:rsidRDefault="00121DF4" w:rsidP="00E15E16">
      <w:r w:rsidRPr="00FA2EE2">
        <w:rPr>
          <w:noProof/>
        </w:rPr>
        <w:drawing>
          <wp:inline distT="0" distB="0" distL="0" distR="0" wp14:anchorId="1C90EA5C" wp14:editId="352CE9F7">
            <wp:extent cx="2638425" cy="1545435"/>
            <wp:effectExtent l="19050" t="19050" r="9525" b="171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9657" cy="1563729"/>
                    </a:xfrm>
                    <a:prstGeom prst="rect">
                      <a:avLst/>
                    </a:prstGeom>
                    <a:ln>
                      <a:solidFill>
                        <a:schemeClr val="tx1"/>
                      </a:solidFill>
                    </a:ln>
                  </pic:spPr>
                </pic:pic>
              </a:graphicData>
            </a:graphic>
          </wp:inline>
        </w:drawing>
      </w:r>
    </w:p>
    <w:p w14:paraId="005B25A8" w14:textId="77777777" w:rsidR="00121DF4" w:rsidRPr="00FA2EE2" w:rsidRDefault="00121DF4" w:rsidP="00121DF4">
      <w:pPr>
        <w:spacing w:after="0" w:line="240" w:lineRule="auto"/>
        <w:rPr>
          <w:rFonts w:cs="Segoe UI"/>
          <w:sz w:val="20"/>
          <w:szCs w:val="20"/>
        </w:rPr>
      </w:pPr>
    </w:p>
    <w:p w14:paraId="43C047FE" w14:textId="77777777" w:rsidR="00121DF4" w:rsidRPr="00FA2EE2" w:rsidRDefault="00121DF4" w:rsidP="00D435A3">
      <w:pPr>
        <w:pStyle w:val="ListParagraph"/>
        <w:numPr>
          <w:ilvl w:val="0"/>
          <w:numId w:val="19"/>
        </w:numPr>
        <w:rPr>
          <w:rFonts w:cs="Segoe UI"/>
          <w:sz w:val="20"/>
          <w:szCs w:val="20"/>
        </w:rPr>
      </w:pPr>
      <w:r w:rsidRPr="00E15E16">
        <w:rPr>
          <w:rFonts w:cs="Segoe UI"/>
          <w:szCs w:val="20"/>
        </w:rPr>
        <w:t>Configure web part with following settings</w:t>
      </w:r>
    </w:p>
    <w:p w14:paraId="4296AA53" w14:textId="3688C5F1" w:rsidR="00121DF4" w:rsidRPr="00FA2EE2" w:rsidRDefault="00121DF4" w:rsidP="009675DA">
      <w:pPr>
        <w:pStyle w:val="ListParagraph"/>
        <w:numPr>
          <w:ilvl w:val="0"/>
          <w:numId w:val="42"/>
        </w:numPr>
        <w:ind w:left="1440"/>
      </w:pPr>
      <w:r w:rsidRPr="00FA2EE2">
        <w:lastRenderedPageBreak/>
        <w:t xml:space="preserve">Provide URL of </w:t>
      </w:r>
      <w:r w:rsidR="00A011B9">
        <w:t>“</w:t>
      </w:r>
      <w:r w:rsidR="00A011B9" w:rsidRPr="00E15E16">
        <w:t>SettingsSP.html</w:t>
      </w:r>
      <w:r w:rsidR="00A011B9">
        <w:t>”</w:t>
      </w:r>
      <w:r w:rsidR="00A011B9" w:rsidRPr="00FA2EE2">
        <w:t xml:space="preserve"> </w:t>
      </w:r>
      <w:r w:rsidRPr="00FA2EE2">
        <w:t xml:space="preserve">page which </w:t>
      </w:r>
      <w:r w:rsidR="00A011B9">
        <w:rPr>
          <w:rFonts w:cs="Segoe UI"/>
          <w:szCs w:val="20"/>
        </w:rPr>
        <w:t>was</w:t>
      </w:r>
      <w:r w:rsidR="00A011B9" w:rsidRPr="00E15E16">
        <w:rPr>
          <w:rFonts w:cs="Segoe UI"/>
          <w:szCs w:val="20"/>
        </w:rPr>
        <w:t xml:space="preserve"> uploaded in </w:t>
      </w:r>
      <w:r w:rsidR="00A011B9">
        <w:rPr>
          <w:rFonts w:cs="Segoe UI"/>
          <w:szCs w:val="20"/>
        </w:rPr>
        <w:t>Site Pages</w:t>
      </w:r>
      <w:r w:rsidR="00A011B9" w:rsidRPr="00FA2EE2" w:rsidDel="00A011B9">
        <w:t xml:space="preserve"> </w:t>
      </w:r>
    </w:p>
    <w:p w14:paraId="29110C38" w14:textId="77777777" w:rsidR="00121DF4" w:rsidRPr="00FA2EE2" w:rsidRDefault="00121DF4" w:rsidP="00D435A3">
      <w:pPr>
        <w:pStyle w:val="ListParagraph"/>
        <w:numPr>
          <w:ilvl w:val="0"/>
          <w:numId w:val="44"/>
        </w:numPr>
      </w:pPr>
      <w:r w:rsidRPr="00FA2EE2">
        <w:t>Make chrome type as ‘None’</w:t>
      </w:r>
    </w:p>
    <w:p w14:paraId="0E0E8090" w14:textId="77777777" w:rsidR="00121DF4" w:rsidRPr="00B37D6A" w:rsidRDefault="00121DF4" w:rsidP="00121DF4">
      <w:pPr>
        <w:pStyle w:val="ListParagraph"/>
        <w:spacing w:after="0" w:line="240" w:lineRule="auto"/>
        <w:ind w:left="2160"/>
        <w:rPr>
          <w:rFonts w:cs="Segoe UI"/>
          <w:sz w:val="20"/>
          <w:szCs w:val="20"/>
        </w:rPr>
      </w:pPr>
    </w:p>
    <w:p w14:paraId="5D66BAF9" w14:textId="77777777" w:rsidR="00121DF4" w:rsidRPr="00B31A9F" w:rsidRDefault="00121DF4" w:rsidP="00E15E16">
      <w:r>
        <w:rPr>
          <w:noProof/>
        </w:rPr>
        <w:drawing>
          <wp:inline distT="0" distB="0" distL="0" distR="0" wp14:anchorId="65C54C70" wp14:editId="17B8C3E5">
            <wp:extent cx="2354617" cy="3219450"/>
            <wp:effectExtent l="19050" t="19050" r="2667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491FD82B" w14:textId="77777777" w:rsidR="00121DF4" w:rsidRPr="00662439" w:rsidRDefault="00121DF4" w:rsidP="00E15E16">
      <w:pPr>
        <w:spacing w:after="0" w:line="240" w:lineRule="auto"/>
        <w:rPr>
          <w:rFonts w:cs="Segoe UI"/>
          <w:sz w:val="20"/>
          <w:szCs w:val="20"/>
        </w:rPr>
      </w:pPr>
    </w:p>
    <w:p w14:paraId="65B4D12C" w14:textId="77777777"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Click on ‘Save’ button</w:t>
      </w:r>
    </w:p>
    <w:p w14:paraId="64C95FDF" w14:textId="748402BC" w:rsidR="00121DF4" w:rsidRPr="00E15E16" w:rsidRDefault="00121DF4" w:rsidP="00D435A3">
      <w:pPr>
        <w:pStyle w:val="ListParagraph"/>
        <w:numPr>
          <w:ilvl w:val="0"/>
          <w:numId w:val="19"/>
        </w:numPr>
        <w:spacing w:after="0" w:line="240" w:lineRule="auto"/>
        <w:rPr>
          <w:rFonts w:cs="Segoe UI"/>
          <w:szCs w:val="20"/>
        </w:rPr>
      </w:pPr>
      <w:r w:rsidRPr="00E15E16">
        <w:rPr>
          <w:rFonts w:cs="Segoe UI"/>
          <w:szCs w:val="20"/>
        </w:rPr>
        <w:t>Select “Site Contents” and then select “Site Pages” as shown below:</w:t>
      </w:r>
    </w:p>
    <w:p w14:paraId="0769DE30" w14:textId="77777777" w:rsidR="00E15E16" w:rsidRDefault="00E15E16" w:rsidP="00E15E16">
      <w:pPr>
        <w:pStyle w:val="ListParagraph"/>
        <w:spacing w:after="0" w:line="240" w:lineRule="auto"/>
        <w:ind w:left="1080"/>
        <w:rPr>
          <w:rFonts w:cs="Segoe UI"/>
          <w:sz w:val="20"/>
          <w:szCs w:val="20"/>
        </w:rPr>
      </w:pPr>
    </w:p>
    <w:p w14:paraId="1C6FD484" w14:textId="77777777" w:rsidR="00121DF4" w:rsidRDefault="00121DF4" w:rsidP="00E15E16">
      <w:pPr>
        <w:rPr>
          <w:rFonts w:cs="Segoe UI"/>
          <w:sz w:val="20"/>
          <w:szCs w:val="20"/>
        </w:rPr>
      </w:pPr>
      <w:r>
        <w:rPr>
          <w:noProof/>
        </w:rPr>
        <w:lastRenderedPageBreak/>
        <w:drawing>
          <wp:inline distT="0" distB="0" distL="0" distR="0" wp14:anchorId="207F8C82" wp14:editId="6D1AEC7E">
            <wp:extent cx="1485900" cy="2784213"/>
            <wp:effectExtent l="19050" t="19050" r="19050" b="165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96567" cy="2804200"/>
                    </a:xfrm>
                    <a:prstGeom prst="rect">
                      <a:avLst/>
                    </a:prstGeom>
                    <a:ln>
                      <a:solidFill>
                        <a:schemeClr val="tx1"/>
                      </a:solidFill>
                    </a:ln>
                  </pic:spPr>
                </pic:pic>
              </a:graphicData>
            </a:graphic>
          </wp:inline>
        </w:drawing>
      </w:r>
    </w:p>
    <w:p w14:paraId="09389204" w14:textId="69E08E69" w:rsidR="00121DF4" w:rsidRPr="00E15E16" w:rsidRDefault="00121DF4" w:rsidP="00D435A3">
      <w:pPr>
        <w:pStyle w:val="ListParagraph"/>
        <w:numPr>
          <w:ilvl w:val="0"/>
          <w:numId w:val="19"/>
        </w:numPr>
        <w:spacing w:after="0" w:line="240" w:lineRule="auto"/>
        <w:rPr>
          <w:rFonts w:cs="Segoe UI"/>
          <w:sz w:val="20"/>
          <w:szCs w:val="20"/>
        </w:rPr>
      </w:pPr>
      <w:r w:rsidRPr="00E15E16">
        <w:rPr>
          <w:rFonts w:cs="Segoe UI"/>
          <w:szCs w:val="20"/>
        </w:rPr>
        <w:t>Click on “…” icon on “Settings.aspx” row as shown below:</w:t>
      </w:r>
    </w:p>
    <w:p w14:paraId="66C44EAC" w14:textId="77777777" w:rsidR="00E15E16" w:rsidRDefault="00E15E16" w:rsidP="00E15E16">
      <w:pPr>
        <w:pStyle w:val="ListParagraph"/>
        <w:spacing w:after="0" w:line="240" w:lineRule="auto"/>
        <w:ind w:left="1080"/>
        <w:rPr>
          <w:rFonts w:cs="Segoe UI"/>
          <w:sz w:val="20"/>
          <w:szCs w:val="20"/>
        </w:rPr>
      </w:pPr>
    </w:p>
    <w:p w14:paraId="5A46508F" w14:textId="77777777" w:rsidR="00121DF4" w:rsidRDefault="00121DF4" w:rsidP="00E15E16">
      <w:pPr>
        <w:rPr>
          <w:rFonts w:cs="Segoe UI"/>
          <w:sz w:val="20"/>
          <w:szCs w:val="20"/>
        </w:rPr>
      </w:pPr>
      <w:r>
        <w:rPr>
          <w:noProof/>
        </w:rPr>
        <w:drawing>
          <wp:inline distT="0" distB="0" distL="0" distR="0" wp14:anchorId="63F5F5F8" wp14:editId="2DDADC74">
            <wp:extent cx="3819525" cy="1507406"/>
            <wp:effectExtent l="19050" t="19050" r="9525" b="171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29185" cy="1511218"/>
                    </a:xfrm>
                    <a:prstGeom prst="rect">
                      <a:avLst/>
                    </a:prstGeom>
                    <a:ln>
                      <a:solidFill>
                        <a:schemeClr val="tx1"/>
                      </a:solidFill>
                    </a:ln>
                  </pic:spPr>
                </pic:pic>
              </a:graphicData>
            </a:graphic>
          </wp:inline>
        </w:drawing>
      </w:r>
    </w:p>
    <w:p w14:paraId="568D6520"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096D5B0A" w14:textId="77777777" w:rsidR="00121DF4" w:rsidRDefault="00121DF4" w:rsidP="00E15E16">
      <w:pPr>
        <w:rPr>
          <w:rFonts w:cs="Segoe UI"/>
          <w:sz w:val="20"/>
          <w:szCs w:val="20"/>
        </w:rPr>
      </w:pPr>
      <w:r>
        <w:rPr>
          <w:noProof/>
        </w:rPr>
        <w:lastRenderedPageBreak/>
        <w:drawing>
          <wp:inline distT="0" distB="0" distL="0" distR="0" wp14:anchorId="4719877F" wp14:editId="62A5F314">
            <wp:extent cx="2735287" cy="2324100"/>
            <wp:effectExtent l="19050" t="19050" r="27305" b="1905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1375" cy="2329273"/>
                    </a:xfrm>
                    <a:prstGeom prst="rect">
                      <a:avLst/>
                    </a:prstGeom>
                    <a:ln>
                      <a:solidFill>
                        <a:schemeClr val="tx1"/>
                      </a:solidFill>
                    </a:ln>
                  </pic:spPr>
                </pic:pic>
              </a:graphicData>
            </a:graphic>
          </wp:inline>
        </w:drawing>
      </w:r>
    </w:p>
    <w:p w14:paraId="434A3D03" w14:textId="488D9B31" w:rsidR="00121DF4" w:rsidRDefault="00121DF4" w:rsidP="00D435A3">
      <w:pPr>
        <w:pStyle w:val="ListParagraph"/>
        <w:numPr>
          <w:ilvl w:val="0"/>
          <w:numId w:val="19"/>
        </w:numPr>
        <w:spacing w:after="0" w:line="240" w:lineRule="auto"/>
        <w:rPr>
          <w:rFonts w:cs="Segoe UI"/>
        </w:rPr>
      </w:pPr>
      <w:r w:rsidRPr="00E15E16">
        <w:rPr>
          <w:rFonts w:cs="Segoe UI"/>
        </w:rPr>
        <w:t>In the popup that opens up, select “Advanced” as shown below:</w:t>
      </w:r>
    </w:p>
    <w:p w14:paraId="7B87782B" w14:textId="77777777" w:rsidR="00E15E16" w:rsidRPr="00E15E16" w:rsidRDefault="00E15E16" w:rsidP="00E15E16">
      <w:pPr>
        <w:pStyle w:val="ListParagraph"/>
        <w:spacing w:after="0" w:line="240" w:lineRule="auto"/>
        <w:ind w:left="1080"/>
        <w:rPr>
          <w:rFonts w:cs="Segoe UI"/>
        </w:rPr>
      </w:pPr>
    </w:p>
    <w:p w14:paraId="121386A4" w14:textId="77777777" w:rsidR="00121DF4" w:rsidRDefault="00121DF4" w:rsidP="00E15E16">
      <w:pPr>
        <w:rPr>
          <w:rFonts w:cs="Segoe UI"/>
          <w:sz w:val="20"/>
          <w:szCs w:val="20"/>
        </w:rPr>
      </w:pPr>
      <w:r>
        <w:rPr>
          <w:noProof/>
        </w:rPr>
        <w:drawing>
          <wp:inline distT="0" distB="0" distL="0" distR="0" wp14:anchorId="13312389" wp14:editId="20E84F01">
            <wp:extent cx="4600575" cy="2337874"/>
            <wp:effectExtent l="19050" t="19050" r="9525" b="247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8283" cy="2341791"/>
                    </a:xfrm>
                    <a:prstGeom prst="rect">
                      <a:avLst/>
                    </a:prstGeom>
                    <a:ln>
                      <a:solidFill>
                        <a:schemeClr val="tx1"/>
                      </a:solidFill>
                    </a:ln>
                  </pic:spPr>
                </pic:pic>
              </a:graphicData>
            </a:graphic>
          </wp:inline>
        </w:drawing>
      </w:r>
    </w:p>
    <w:p w14:paraId="1221004C" w14:textId="77777777" w:rsidR="00121DF4" w:rsidRPr="00E15E16" w:rsidRDefault="00121DF4" w:rsidP="00D435A3">
      <w:pPr>
        <w:pStyle w:val="ListParagraph"/>
        <w:numPr>
          <w:ilvl w:val="0"/>
          <w:numId w:val="19"/>
        </w:numPr>
        <w:spacing w:after="0" w:line="240" w:lineRule="auto"/>
        <w:rPr>
          <w:rFonts w:cs="Segoe UI"/>
        </w:rPr>
      </w:pPr>
      <w:r w:rsidRPr="00E15E16">
        <w:rPr>
          <w:rFonts w:cs="Segoe UI"/>
        </w:rPr>
        <w:t>In the page that opens up, click on “Stop Inheriting Permissions”</w:t>
      </w:r>
    </w:p>
    <w:p w14:paraId="1715185D" w14:textId="77777777" w:rsidR="00121DF4" w:rsidRDefault="00121DF4" w:rsidP="00E15E16">
      <w:pPr>
        <w:rPr>
          <w:rFonts w:cs="Segoe UI"/>
          <w:sz w:val="20"/>
          <w:szCs w:val="20"/>
        </w:rPr>
      </w:pPr>
      <w:r>
        <w:rPr>
          <w:noProof/>
        </w:rPr>
        <w:lastRenderedPageBreak/>
        <w:drawing>
          <wp:inline distT="0" distB="0" distL="0" distR="0" wp14:anchorId="5902FBD1" wp14:editId="65339DA9">
            <wp:extent cx="2924175" cy="2976931"/>
            <wp:effectExtent l="19050" t="19050" r="9525" b="139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6550" cy="2979349"/>
                    </a:xfrm>
                    <a:prstGeom prst="rect">
                      <a:avLst/>
                    </a:prstGeom>
                    <a:ln>
                      <a:solidFill>
                        <a:schemeClr val="tx1"/>
                      </a:solidFill>
                    </a:ln>
                  </pic:spPr>
                </pic:pic>
              </a:graphicData>
            </a:graphic>
          </wp:inline>
        </w:drawing>
      </w:r>
    </w:p>
    <w:p w14:paraId="1F545678" w14:textId="1E742B7D" w:rsidR="00121DF4" w:rsidRDefault="00121DF4" w:rsidP="00D435A3">
      <w:pPr>
        <w:pStyle w:val="ListParagraph"/>
        <w:numPr>
          <w:ilvl w:val="0"/>
          <w:numId w:val="19"/>
        </w:numPr>
        <w:spacing w:after="0" w:line="240" w:lineRule="auto"/>
        <w:rPr>
          <w:rFonts w:cs="Segoe UI"/>
        </w:rPr>
      </w:pPr>
      <w:r w:rsidRPr="00E15E16">
        <w:rPr>
          <w:rFonts w:cs="Segoe UI"/>
        </w:rPr>
        <w:t>Remove the permissions of all the users/groups except for “Owners group” as shown below:</w:t>
      </w:r>
    </w:p>
    <w:p w14:paraId="69B5263C" w14:textId="77777777" w:rsidR="00E15E16" w:rsidRPr="00E15E16" w:rsidRDefault="00E15E16" w:rsidP="00E15E16">
      <w:pPr>
        <w:pStyle w:val="ListParagraph"/>
        <w:spacing w:after="0" w:line="240" w:lineRule="auto"/>
        <w:ind w:left="1080"/>
        <w:rPr>
          <w:rFonts w:cs="Segoe UI"/>
        </w:rPr>
      </w:pPr>
    </w:p>
    <w:p w14:paraId="0185F34B" w14:textId="77777777" w:rsidR="00121DF4" w:rsidRPr="0048314B" w:rsidRDefault="00121DF4" w:rsidP="00E15E16">
      <w:pPr>
        <w:rPr>
          <w:rFonts w:cs="Segoe UI"/>
          <w:sz w:val="20"/>
          <w:szCs w:val="20"/>
        </w:rPr>
      </w:pPr>
      <w:r>
        <w:rPr>
          <w:noProof/>
        </w:rPr>
        <w:drawing>
          <wp:inline distT="0" distB="0" distL="0" distR="0" wp14:anchorId="680F36E7" wp14:editId="614B17BD">
            <wp:extent cx="5048250" cy="649908"/>
            <wp:effectExtent l="19050" t="19050" r="19050" b="171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9349" cy="659061"/>
                    </a:xfrm>
                    <a:prstGeom prst="rect">
                      <a:avLst/>
                    </a:prstGeom>
                    <a:ln>
                      <a:solidFill>
                        <a:schemeClr val="tx1"/>
                      </a:solidFill>
                    </a:ln>
                  </pic:spPr>
                </pic:pic>
              </a:graphicData>
            </a:graphic>
          </wp:inline>
        </w:drawing>
      </w:r>
    </w:p>
    <w:p w14:paraId="0AD3327B" w14:textId="77777777" w:rsidR="00121DF4" w:rsidRDefault="00121DF4" w:rsidP="00121DF4">
      <w:pPr>
        <w:pStyle w:val="ListParagraph"/>
        <w:spacing w:after="0" w:line="240" w:lineRule="auto"/>
        <w:ind w:left="1440"/>
        <w:rPr>
          <w:rFonts w:cs="Segoe UI"/>
          <w:sz w:val="20"/>
          <w:szCs w:val="20"/>
        </w:rPr>
      </w:pPr>
    </w:p>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6731" cy="1774615"/>
                    </a:xfrm>
                    <a:prstGeom prst="rect">
                      <a:avLst/>
                    </a:prstGeom>
                    <a:ln>
                      <a:solidFill>
                        <a:schemeClr val="tx1"/>
                      </a:solidFill>
                    </a:ln>
                  </pic:spPr>
                </pic:pic>
              </a:graphicData>
            </a:graphic>
          </wp:inline>
        </w:drawing>
      </w:r>
    </w:p>
    <w:p w14:paraId="5F25F848" w14:textId="77777777" w:rsidR="00121DF4" w:rsidRDefault="00121DF4" w:rsidP="00D435A3">
      <w:pPr>
        <w:pStyle w:val="ListParagraph"/>
        <w:numPr>
          <w:ilvl w:val="0"/>
          <w:numId w:val="46"/>
        </w:numPr>
      </w:pPr>
      <w:r>
        <w:t xml:space="preserve">In the page that opens up, </w:t>
      </w:r>
      <w:proofErr w:type="gramStart"/>
      <w:r>
        <w:t>Click</w:t>
      </w:r>
      <w:proofErr w:type="gramEnd"/>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4AA8905B" w14:textId="0224DBF4" w:rsidR="00E629F6" w:rsidRPr="00B42A31" w:rsidRDefault="00E629F6" w:rsidP="00CF4E68">
      <w:pPr>
        <w:pStyle w:val="Heading1"/>
      </w:pPr>
      <w:bookmarkStart w:id="13" w:name="_Toc438060990"/>
      <w:r w:rsidRPr="00B42A31">
        <w:lastRenderedPageBreak/>
        <w:t>Appendix</w:t>
      </w:r>
      <w:r>
        <w:t xml:space="preserve"> B</w:t>
      </w:r>
      <w:bookmarkEnd w:id="13"/>
    </w:p>
    <w:p w14:paraId="42033CB5" w14:textId="112F51C7" w:rsidR="00023030" w:rsidRPr="00B818AC" w:rsidRDefault="00E629F6" w:rsidP="00304A95">
      <w:pPr>
        <w:pStyle w:val="Heading2"/>
        <w:rPr>
          <w:rFonts w:eastAsia="Times New Roman"/>
        </w:rPr>
      </w:pPr>
      <w:bookmarkStart w:id="14" w:name="_Toc438060991"/>
      <w:r w:rsidRPr="00B818AC">
        <w:rPr>
          <w:rFonts w:eastAsia="Times New Roman"/>
        </w:rPr>
        <w:t>Change</w:t>
      </w:r>
      <w:r w:rsidR="00A866B5" w:rsidRPr="00B818AC">
        <w:rPr>
          <w:rFonts w:eastAsia="Times New Roman"/>
        </w:rPr>
        <w:t xml:space="preserve"> app </w:t>
      </w:r>
      <w:r w:rsidRPr="00B818AC">
        <w:rPr>
          <w:rFonts w:eastAsia="Times New Roman"/>
        </w:rPr>
        <w:t>settings on Azure</w:t>
      </w:r>
      <w:bookmarkEnd w:id="14"/>
    </w:p>
    <w:p w14:paraId="7C9215E3" w14:textId="5C0DBDFE" w:rsidR="00E629F6" w:rsidRPr="00B818AC" w:rsidRDefault="00A866B5" w:rsidP="00D435A3">
      <w:pPr>
        <w:pStyle w:val="ListNumber"/>
        <w:numPr>
          <w:ilvl w:val="0"/>
          <w:numId w:val="47"/>
        </w:numPr>
      </w:pPr>
      <w:r w:rsidRPr="00B818AC">
        <w:t xml:space="preserve">Go to Azure Portal using the following URL: </w:t>
      </w:r>
      <w:hyperlink r:id="rId72" w:history="1">
        <w:r w:rsidRPr="00B818AC">
          <w:rPr>
            <w:rStyle w:val="Hyperlink"/>
            <w:rFonts w:eastAsiaTheme="majorEastAsia" w:cs="Segoe UI"/>
          </w:rPr>
          <w:t>https://manage.windowsazure.com</w:t>
        </w:r>
      </w:hyperlink>
    </w:p>
    <w:p w14:paraId="0C490A4C" w14:textId="44AD95BD" w:rsidR="00A866B5" w:rsidRPr="00B818AC" w:rsidRDefault="00A866B5" w:rsidP="00B818AC">
      <w:pPr>
        <w:pStyle w:val="ListNumber"/>
      </w:pPr>
      <w:r w:rsidRPr="00B818AC">
        <w:t>Enter the credentials it asks for, then from the left navigation select “Web Apps” and then select the web app where you hosted “Matter Center Service”</w:t>
      </w:r>
      <w:r w:rsidR="00A64273" w:rsidRPr="00B818AC">
        <w:t xml:space="preserve"> or “Matter Center Site</w:t>
      </w:r>
      <w:r w:rsidR="00B818AC" w:rsidRPr="00B818AC">
        <w:t>”,</w:t>
      </w:r>
      <w:r w:rsidRPr="00B818AC">
        <w:t xml:space="preserve"> as shown below:</w:t>
      </w:r>
    </w:p>
    <w:p w14:paraId="076F6A13" w14:textId="645F5038" w:rsidR="00A866B5" w:rsidRPr="00B818AC" w:rsidRDefault="00A866B5" w:rsidP="00B818AC">
      <w:pPr>
        <w:rPr>
          <w:rFonts w:eastAsiaTheme="majorEastAsia" w:cs="Segoe UI"/>
        </w:rPr>
      </w:pPr>
      <w:r w:rsidRPr="00B818AC">
        <w:rPr>
          <w:noProof/>
        </w:rPr>
        <w:drawing>
          <wp:inline distT="0" distB="0" distL="0" distR="0" wp14:anchorId="3795633D" wp14:editId="3FC6E3F5">
            <wp:extent cx="8134350" cy="113485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234859" cy="1148877"/>
                    </a:xfrm>
                    <a:prstGeom prst="rect">
                      <a:avLst/>
                    </a:prstGeom>
                    <a:ln>
                      <a:solidFill>
                        <a:schemeClr val="tx1"/>
                      </a:solidFill>
                    </a:ln>
                  </pic:spPr>
                </pic:pic>
              </a:graphicData>
            </a:graphic>
          </wp:inline>
        </w:drawing>
      </w:r>
    </w:p>
    <w:p w14:paraId="51E26319" w14:textId="13FD2276" w:rsidR="00A866B5" w:rsidRPr="00B818AC" w:rsidRDefault="00A866B5" w:rsidP="00B818AC">
      <w:pPr>
        <w:pStyle w:val="ListNumber"/>
      </w:pPr>
      <w:r w:rsidRPr="00B818AC">
        <w:t>Now click on “Configure” tab and go to “app settings” section as shown below:</w:t>
      </w:r>
    </w:p>
    <w:p w14:paraId="52D36CAE" w14:textId="5BE0D24C" w:rsidR="00A866B5" w:rsidRDefault="00A866B5" w:rsidP="00B818AC">
      <w:pPr>
        <w:rPr>
          <w:rFonts w:eastAsiaTheme="majorEastAsia" w:cs="Segoe UI"/>
          <w:sz w:val="20"/>
          <w:szCs w:val="20"/>
        </w:rPr>
      </w:pPr>
      <w:r>
        <w:rPr>
          <w:noProof/>
        </w:rPr>
        <w:drawing>
          <wp:inline distT="0" distB="0" distL="0" distR="0" wp14:anchorId="5AF08E57" wp14:editId="420E3873">
            <wp:extent cx="6800850" cy="1977718"/>
            <wp:effectExtent l="19050" t="19050" r="1905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36732" cy="1988153"/>
                    </a:xfrm>
                    <a:prstGeom prst="rect">
                      <a:avLst/>
                    </a:prstGeom>
                    <a:ln>
                      <a:solidFill>
                        <a:schemeClr val="tx1"/>
                      </a:solidFill>
                    </a:ln>
                  </pic:spPr>
                </pic:pic>
              </a:graphicData>
            </a:graphic>
          </wp:inline>
        </w:drawing>
      </w:r>
    </w:p>
    <w:p w14:paraId="00376D99" w14:textId="194EA6F3" w:rsidR="00A866B5" w:rsidRDefault="00A866B5" w:rsidP="00B818AC">
      <w:pPr>
        <w:pStyle w:val="ListNumber"/>
      </w:pPr>
      <w:r>
        <w:t>Update the field as per the requirement and then click on “Save” button as shown below:</w:t>
      </w:r>
    </w:p>
    <w:p w14:paraId="0019C516" w14:textId="7412EC30" w:rsidR="00A64273" w:rsidRDefault="00A64273" w:rsidP="00B818AC">
      <w:pPr>
        <w:rPr>
          <w:rFonts w:eastAsiaTheme="majorEastAsia" w:cs="Segoe UI"/>
          <w:sz w:val="20"/>
          <w:szCs w:val="20"/>
        </w:rPr>
      </w:pPr>
      <w:r>
        <w:rPr>
          <w:noProof/>
        </w:rPr>
        <w:lastRenderedPageBreak/>
        <w:drawing>
          <wp:inline distT="0" distB="0" distL="0" distR="0" wp14:anchorId="14FBDE5B" wp14:editId="12B088F0">
            <wp:extent cx="3876675" cy="762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6675" cy="762000"/>
                    </a:xfrm>
                    <a:prstGeom prst="rect">
                      <a:avLst/>
                    </a:prstGeom>
                    <a:ln>
                      <a:solidFill>
                        <a:schemeClr val="tx1"/>
                      </a:solidFill>
                    </a:ln>
                  </pic:spPr>
                </pic:pic>
              </a:graphicData>
            </a:graphic>
          </wp:inline>
        </w:drawing>
      </w:r>
    </w:p>
    <w:p w14:paraId="6F56B4D0" w14:textId="37360EE6" w:rsidR="00A64273" w:rsidRDefault="00A64273" w:rsidP="00B818AC">
      <w:pPr>
        <w:pStyle w:val="ListNumber"/>
      </w:pPr>
      <w:r>
        <w:t>Success message should be displayed after clicking on “Save”</w:t>
      </w:r>
      <w:r w:rsidR="00B818AC">
        <w:t>.</w:t>
      </w:r>
    </w:p>
    <w:p w14:paraId="00C9C1C5" w14:textId="77777777" w:rsidR="007E3B38" w:rsidRDefault="007E3B38" w:rsidP="007E3B38">
      <w:pPr>
        <w:rPr>
          <w:rFonts w:eastAsiaTheme="majorEastAsia" w:cs="Segoe UI"/>
          <w:sz w:val="20"/>
          <w:szCs w:val="20"/>
        </w:rPr>
      </w:pPr>
    </w:p>
    <w:p w14:paraId="04361648" w14:textId="77777777" w:rsidR="00B25823" w:rsidRDefault="00B25823">
      <w:pPr>
        <w:rPr>
          <w:rFonts w:eastAsiaTheme="majorEastAsia" w:cs="Segoe UI"/>
          <w:color w:val="5B9BD5" w:themeColor="accent1"/>
          <w:sz w:val="32"/>
          <w:szCs w:val="32"/>
        </w:rPr>
      </w:pPr>
      <w:r>
        <w:rPr>
          <w:rFonts w:cs="Segoe UI"/>
          <w:color w:val="5B9BD5" w:themeColor="accent1"/>
        </w:rPr>
        <w:br w:type="page"/>
      </w:r>
    </w:p>
    <w:p w14:paraId="56643E86" w14:textId="1E283A43" w:rsidR="007E3B38" w:rsidRDefault="007E3B38" w:rsidP="00CF4E68">
      <w:pPr>
        <w:pStyle w:val="Heading1"/>
      </w:pPr>
      <w:bookmarkStart w:id="15" w:name="_Toc438060992"/>
      <w:r w:rsidRPr="00B42A31">
        <w:lastRenderedPageBreak/>
        <w:t>Appendix</w:t>
      </w:r>
      <w:r>
        <w:t xml:space="preserve"> C</w:t>
      </w:r>
      <w:bookmarkEnd w:id="15"/>
    </w:p>
    <w:p w14:paraId="07AF2BE3" w14:textId="01FEB613" w:rsidR="007E3B38" w:rsidRPr="00B818AC" w:rsidRDefault="007E3B38" w:rsidP="00304A95">
      <w:pPr>
        <w:pStyle w:val="Heading2"/>
        <w:rPr>
          <w:rFonts w:eastAsia="Times New Roman"/>
        </w:rPr>
      </w:pPr>
      <w:bookmarkStart w:id="16" w:name="_Toc438060993"/>
      <w:r w:rsidRPr="00B818AC">
        <w:rPr>
          <w:rFonts w:eastAsia="Times New Roman"/>
        </w:rPr>
        <w:t>Publish Content types from Content Type Hub</w:t>
      </w:r>
      <w:bookmarkEnd w:id="16"/>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76"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F8E44BB" w:rsidR="00BE3C43" w:rsidRPr="00BE3C43" w:rsidRDefault="00B871F4" w:rsidP="00B818AC">
      <w:r>
        <w:rPr>
          <w:noProof/>
        </w:rPr>
        <w:drawing>
          <wp:inline distT="0" distB="0" distL="0" distR="0" wp14:anchorId="369B5C09" wp14:editId="0186B6E9">
            <wp:extent cx="2879644" cy="2819400"/>
            <wp:effectExtent l="19050" t="19050" r="1651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20725536"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0CFC1DBE" w:rsidR="00BE3C43" w:rsidRDefault="00B871F4" w:rsidP="00B818AC">
      <w:r>
        <w:rPr>
          <w:noProof/>
        </w:rPr>
        <w:drawing>
          <wp:inline distT="0" distB="0" distL="0" distR="0" wp14:anchorId="7948B761" wp14:editId="1E6DCC10">
            <wp:extent cx="2733223" cy="2238375"/>
            <wp:effectExtent l="19050" t="19050" r="1016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1A22ED4B" w:rsidR="005719FD" w:rsidRDefault="005719FD" w:rsidP="00B818AC">
      <w:pPr>
        <w:pStyle w:val="Heading1"/>
      </w:pPr>
      <w:bookmarkStart w:id="17" w:name="_Toc438060994"/>
      <w:r w:rsidRPr="00B42A31">
        <w:lastRenderedPageBreak/>
        <w:t>Appendix</w:t>
      </w:r>
      <w:r>
        <w:t xml:space="preserve"> D</w:t>
      </w:r>
      <w:bookmarkEnd w:id="17"/>
    </w:p>
    <w:p w14:paraId="5E73D14D" w14:textId="653ABE1E" w:rsidR="005719FD" w:rsidRPr="00B818AC" w:rsidRDefault="005719FD" w:rsidP="00304A95">
      <w:pPr>
        <w:pStyle w:val="Heading2"/>
        <w:rPr>
          <w:rFonts w:eastAsia="Times New Roman"/>
        </w:rPr>
      </w:pPr>
      <w:bookmarkStart w:id="18" w:name="_Toc438060995"/>
      <w:r w:rsidRPr="00B818AC">
        <w:rPr>
          <w:rFonts w:eastAsia="Times New Roman"/>
        </w:rPr>
        <w:t>Add admin account to term store admin</w:t>
      </w:r>
      <w:bookmarkEnd w:id="18"/>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80"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6583" cy="2392461"/>
                    </a:xfrm>
                    <a:prstGeom prst="rect">
                      <a:avLst/>
                    </a:prstGeom>
                    <a:ln>
                      <a:solidFill>
                        <a:schemeClr val="tx1"/>
                      </a:solidFill>
                    </a:ln>
                  </pic:spPr>
                </pic:pic>
              </a:graphicData>
            </a:graphic>
          </wp:inline>
        </w:drawing>
      </w:r>
    </w:p>
    <w:p w14:paraId="264425FB" w14:textId="7F3B4165" w:rsidR="005719FD" w:rsidRDefault="005719FD" w:rsidP="00B818AC">
      <w:pPr>
        <w:pStyle w:val="ListNumber"/>
      </w:pPr>
      <w:r>
        <w:t>Click on Save button</w:t>
      </w:r>
    </w:p>
    <w:p w14:paraId="4326FA4E" w14:textId="6D715B04" w:rsidR="004B29CC" w:rsidRDefault="004B29CC" w:rsidP="00CF4E68">
      <w:pPr>
        <w:pStyle w:val="Heading1"/>
      </w:pPr>
      <w:bookmarkStart w:id="19" w:name="_Toc438060996"/>
      <w:r w:rsidRPr="00B42A31">
        <w:t>Appendix</w:t>
      </w:r>
      <w:r>
        <w:t xml:space="preserve"> E</w:t>
      </w:r>
      <w:bookmarkEnd w:id="19"/>
    </w:p>
    <w:p w14:paraId="495D69D0" w14:textId="77777777" w:rsidR="004B29CC" w:rsidRPr="00B818AC" w:rsidRDefault="004B29CC" w:rsidP="00304A95">
      <w:pPr>
        <w:pStyle w:val="Heading2"/>
        <w:rPr>
          <w:rFonts w:eastAsia="Times New Roman"/>
        </w:rPr>
      </w:pPr>
      <w:bookmarkStart w:id="20" w:name="_Toc438060997"/>
      <w:r w:rsidRPr="00B818AC">
        <w:rPr>
          <w:rFonts w:eastAsia="Times New Roman"/>
        </w:rPr>
        <w:t xml:space="preserve">Steps to create Azure </w:t>
      </w:r>
      <w:proofErr w:type="spellStart"/>
      <w:r w:rsidRPr="00B818AC">
        <w:rPr>
          <w:rFonts w:eastAsia="Times New Roman"/>
        </w:rPr>
        <w:t>redis</w:t>
      </w:r>
      <w:proofErr w:type="spellEnd"/>
      <w:r w:rsidRPr="00B818AC">
        <w:rPr>
          <w:rFonts w:eastAsia="Times New Roman"/>
        </w:rPr>
        <w:t xml:space="preserve"> cache</w:t>
      </w:r>
      <w:bookmarkEnd w:id="20"/>
    </w:p>
    <w:p w14:paraId="1FB1247C" w14:textId="77777777" w:rsidR="004B29CC" w:rsidRPr="00B818AC" w:rsidRDefault="004B29CC" w:rsidP="00D435A3">
      <w:pPr>
        <w:pStyle w:val="ListNumber"/>
        <w:numPr>
          <w:ilvl w:val="0"/>
          <w:numId w:val="50"/>
        </w:numPr>
        <w:rPr>
          <w:rFonts w:cs="Segoe UI"/>
        </w:rPr>
      </w:pPr>
      <w:r w:rsidRPr="00B818AC">
        <w:rPr>
          <w:rFonts w:cs="Segoe UI"/>
        </w:rPr>
        <w:t xml:space="preserve">Login to new </w:t>
      </w:r>
      <w:hyperlink r:id="rId82" w:history="1">
        <w:r w:rsidRPr="00B818AC">
          <w:rPr>
            <w:rStyle w:val="Hyperlink"/>
            <w:rFonts w:cs="Segoe UI"/>
          </w:rPr>
          <w:t>Azure</w:t>
        </w:r>
      </w:hyperlink>
      <w:r w:rsidRPr="00B818AC">
        <w:rPr>
          <w:rFonts w:cs="Segoe UI"/>
        </w:rPr>
        <w:t xml:space="preserve"> management portal</w:t>
      </w:r>
    </w:p>
    <w:p w14:paraId="69D16D4E" w14:textId="77777777" w:rsidR="004B29CC" w:rsidRPr="00B818AC" w:rsidRDefault="004B29CC" w:rsidP="00B818AC">
      <w:pPr>
        <w:pStyle w:val="ListNumber"/>
      </w:pPr>
      <w:r w:rsidRPr="00B818AC">
        <w:t>Click on New from the left panel</w:t>
      </w:r>
    </w:p>
    <w:p w14:paraId="225B3562" w14:textId="77777777" w:rsidR="004B29CC" w:rsidRPr="00C739A0" w:rsidRDefault="004B29CC" w:rsidP="00B818AC">
      <w:pPr>
        <w:rPr>
          <w:rFonts w:cs="Segoe UI"/>
          <w:sz w:val="20"/>
          <w:szCs w:val="20"/>
        </w:rPr>
      </w:pPr>
      <w:r>
        <w:rPr>
          <w:noProof/>
        </w:rPr>
        <w:lastRenderedPageBreak/>
        <w:drawing>
          <wp:inline distT="0" distB="0" distL="0" distR="0" wp14:anchorId="551F1986" wp14:editId="7467D8CA">
            <wp:extent cx="2114550" cy="2009775"/>
            <wp:effectExtent l="19050" t="19050" r="19050"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14550" cy="2009775"/>
                    </a:xfrm>
                    <a:prstGeom prst="rect">
                      <a:avLst/>
                    </a:prstGeom>
                    <a:ln>
                      <a:solidFill>
                        <a:schemeClr val="tx1"/>
                      </a:solidFill>
                    </a:ln>
                  </pic:spPr>
                </pic:pic>
              </a:graphicData>
            </a:graphic>
          </wp:inline>
        </w:drawing>
      </w:r>
    </w:p>
    <w:p w14:paraId="201BC798" w14:textId="77777777" w:rsidR="004B29CC" w:rsidRDefault="004B29CC" w:rsidP="00B818AC">
      <w:pPr>
        <w:pStyle w:val="ListNumber"/>
      </w:pPr>
      <w:r>
        <w:t xml:space="preserve">Click on Data + Storage &gt; </w:t>
      </w:r>
      <w:proofErr w:type="spellStart"/>
      <w:r>
        <w:t>Redis</w:t>
      </w:r>
      <w:proofErr w:type="spellEnd"/>
      <w:r>
        <w:t xml:space="preserve"> Cache</w:t>
      </w:r>
    </w:p>
    <w:p w14:paraId="64C4E7A3" w14:textId="77777777" w:rsidR="004B29CC" w:rsidRDefault="004B29CC" w:rsidP="00B818AC">
      <w:r w:rsidRPr="00DA68B4">
        <w:rPr>
          <w:noProof/>
        </w:rPr>
        <w:lastRenderedPageBreak/>
        <w:drawing>
          <wp:inline distT="0" distB="0" distL="0" distR="0" wp14:anchorId="4A8A3FA7" wp14:editId="68646ACB">
            <wp:extent cx="4444970" cy="3990975"/>
            <wp:effectExtent l="19050" t="19050" r="1333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49442" cy="3994990"/>
                    </a:xfrm>
                    <a:prstGeom prst="rect">
                      <a:avLst/>
                    </a:prstGeom>
                    <a:ln>
                      <a:solidFill>
                        <a:schemeClr val="tx1"/>
                      </a:solidFill>
                    </a:ln>
                  </pic:spPr>
                </pic:pic>
              </a:graphicData>
            </a:graphic>
          </wp:inline>
        </w:drawing>
      </w:r>
    </w:p>
    <w:p w14:paraId="70F734C0" w14:textId="77777777" w:rsidR="004B29CC" w:rsidRDefault="004B29CC" w:rsidP="00B818AC">
      <w:pPr>
        <w:pStyle w:val="ListNumber"/>
      </w:pPr>
      <w:r w:rsidRPr="00E766FB">
        <w:t xml:space="preserve">Enter required details and click </w:t>
      </w:r>
      <w:r>
        <w:t>on Create Button (fill in the fields shown below):</w:t>
      </w:r>
    </w:p>
    <w:p w14:paraId="56AF901A" w14:textId="77777777" w:rsidR="004B29CC" w:rsidRDefault="004B29CC" w:rsidP="00B818AC">
      <w:pPr>
        <w:rPr>
          <w:rFonts w:cs="Segoe UI"/>
          <w:sz w:val="20"/>
          <w:szCs w:val="20"/>
        </w:rPr>
      </w:pPr>
      <w:r>
        <w:rPr>
          <w:noProof/>
        </w:rPr>
        <w:lastRenderedPageBreak/>
        <w:drawing>
          <wp:inline distT="0" distB="0" distL="0" distR="0" wp14:anchorId="3042379D" wp14:editId="6F42D3B5">
            <wp:extent cx="2952750" cy="5172075"/>
            <wp:effectExtent l="19050" t="19050" r="1905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52750" cy="5172075"/>
                    </a:xfrm>
                    <a:prstGeom prst="rect">
                      <a:avLst/>
                    </a:prstGeom>
                    <a:ln>
                      <a:solidFill>
                        <a:schemeClr val="tx1"/>
                      </a:solidFill>
                    </a:ln>
                  </pic:spPr>
                </pic:pic>
              </a:graphicData>
            </a:graphic>
          </wp:inline>
        </w:drawing>
      </w:r>
    </w:p>
    <w:p w14:paraId="28381415" w14:textId="77777777" w:rsidR="004B29CC" w:rsidRDefault="004B29CC" w:rsidP="00B818AC">
      <w:r>
        <w:t>Recommendation:</w:t>
      </w:r>
    </w:p>
    <w:p w14:paraId="0A672CEB" w14:textId="77777777" w:rsidR="004B29CC" w:rsidRDefault="004B29CC" w:rsidP="00D435A3">
      <w:pPr>
        <w:pStyle w:val="ListParagraph"/>
        <w:numPr>
          <w:ilvl w:val="0"/>
          <w:numId w:val="46"/>
        </w:numPr>
      </w:pPr>
      <w:r>
        <w:t xml:space="preserve">Select Pricing tier as per need. Recommendation is to use C0 Basic </w:t>
      </w:r>
    </w:p>
    <w:p w14:paraId="3332EB32" w14:textId="77777777" w:rsidR="004B29CC" w:rsidRPr="00B818AC" w:rsidRDefault="004B29CC" w:rsidP="00B818AC">
      <w:pPr>
        <w:pStyle w:val="ListNumber"/>
      </w:pPr>
      <w:r w:rsidRPr="00B818AC">
        <w:lastRenderedPageBreak/>
        <w:t xml:space="preserve">It will take around 20-30 minutes for Azure </w:t>
      </w:r>
      <w:proofErr w:type="spellStart"/>
      <w:r w:rsidRPr="00B818AC">
        <w:t>Redis</w:t>
      </w:r>
      <w:proofErr w:type="spellEnd"/>
      <w:r w:rsidRPr="00B818AC">
        <w:t xml:space="preserve"> cache to be completely ready, once ready open the Azure </w:t>
      </w:r>
      <w:proofErr w:type="spellStart"/>
      <w:r w:rsidRPr="00B818AC">
        <w:t>Redis</w:t>
      </w:r>
      <w:proofErr w:type="spellEnd"/>
      <w:r w:rsidRPr="00B818AC">
        <w:t xml:space="preserve"> cache</w:t>
      </w:r>
    </w:p>
    <w:p w14:paraId="43759D01" w14:textId="43749C45" w:rsidR="004B29CC" w:rsidRDefault="004B29CC" w:rsidP="00B818AC">
      <w:pPr>
        <w:pStyle w:val="ListNumber"/>
      </w:pPr>
      <w:r w:rsidRPr="00B818AC">
        <w:t>Click on the keys icon as shown below:</w:t>
      </w:r>
    </w:p>
    <w:p w14:paraId="1214FFEA" w14:textId="77777777" w:rsidR="004B29CC" w:rsidRDefault="004B29CC" w:rsidP="00B818AC">
      <w:pPr>
        <w:rPr>
          <w:rFonts w:cs="Segoe UI"/>
          <w:sz w:val="20"/>
          <w:szCs w:val="20"/>
        </w:rPr>
      </w:pPr>
      <w:r>
        <w:rPr>
          <w:noProof/>
        </w:rPr>
        <w:drawing>
          <wp:inline distT="0" distB="0" distL="0" distR="0" wp14:anchorId="2BFE6067" wp14:editId="6255A17B">
            <wp:extent cx="5402263" cy="15621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23371" cy="1568204"/>
                    </a:xfrm>
                    <a:prstGeom prst="rect">
                      <a:avLst/>
                    </a:prstGeom>
                    <a:ln>
                      <a:solidFill>
                        <a:schemeClr val="tx1"/>
                      </a:solidFill>
                    </a:ln>
                  </pic:spPr>
                </pic:pic>
              </a:graphicData>
            </a:graphic>
          </wp:inline>
        </w:drawing>
      </w:r>
    </w:p>
    <w:p w14:paraId="07D4E043" w14:textId="77777777" w:rsidR="004B29CC" w:rsidRDefault="004B29CC" w:rsidP="00B818AC">
      <w:pPr>
        <w:pStyle w:val="ListNumber"/>
      </w:pPr>
      <w:r>
        <w:t>In the window that opens on the right side, copy the value of the primary key and add it in below table:</w:t>
      </w:r>
    </w:p>
    <w:p w14:paraId="0CAC307A" w14:textId="77777777" w:rsidR="004B29CC" w:rsidRDefault="004B29CC" w:rsidP="00B818AC">
      <w:r w:rsidRPr="00B9366C">
        <w:rPr>
          <w:noProof/>
        </w:rPr>
        <w:drawing>
          <wp:inline distT="0" distB="0" distL="0" distR="0" wp14:anchorId="1E4E2057" wp14:editId="0BEB740E">
            <wp:extent cx="3143250" cy="2913014"/>
            <wp:effectExtent l="19050" t="19050" r="19050"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66880" cy="2934913"/>
                    </a:xfrm>
                    <a:prstGeom prst="rect">
                      <a:avLst/>
                    </a:prstGeom>
                    <a:ln>
                      <a:solidFill>
                        <a:schemeClr val="tx1"/>
                      </a:solidFill>
                    </a:ln>
                  </pic:spPr>
                </pic:pic>
              </a:graphicData>
            </a:graphic>
          </wp:inline>
        </w:drawing>
      </w:r>
    </w:p>
    <w:p w14:paraId="716741BE" w14:textId="7CA0E3BE" w:rsidR="004B29CC" w:rsidRDefault="004B29CC" w:rsidP="00B818AC">
      <w:pPr>
        <w:pStyle w:val="ListNumber"/>
      </w:pPr>
      <w:r>
        <w:t>Also copy the host name of the cache and add it in below table</w:t>
      </w:r>
      <w:r w:rsidR="00B818AC">
        <w:t>:</w:t>
      </w:r>
    </w:p>
    <w:p w14:paraId="21521B2C" w14:textId="77777777" w:rsidR="004B29CC" w:rsidRDefault="004B29CC" w:rsidP="00B818AC">
      <w:r w:rsidRPr="0001021E">
        <w:rPr>
          <w:noProof/>
        </w:rPr>
        <w:lastRenderedPageBreak/>
        <w:drawing>
          <wp:inline distT="0" distB="0" distL="0" distR="0" wp14:anchorId="228AD0F8" wp14:editId="07B6C229">
            <wp:extent cx="5057775" cy="1851660"/>
            <wp:effectExtent l="19050" t="19050" r="28575"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65601" cy="1854525"/>
                    </a:xfrm>
                    <a:prstGeom prst="rect">
                      <a:avLst/>
                    </a:prstGeom>
                    <a:ln>
                      <a:solidFill>
                        <a:schemeClr val="tx1"/>
                      </a:solidFill>
                    </a:ln>
                  </pic:spPr>
                </pic:pic>
              </a:graphicData>
            </a:graphic>
          </wp:inline>
        </w:drawing>
      </w:r>
    </w:p>
    <w:p w14:paraId="3F20FF11" w14:textId="77777777" w:rsidR="004B29CC" w:rsidRDefault="004B29CC" w:rsidP="004B29CC">
      <w:pPr>
        <w:pStyle w:val="ListParagraph"/>
        <w:ind w:left="1440"/>
        <w:rPr>
          <w:rFonts w:cs="Segoe UI"/>
          <w:sz w:val="20"/>
          <w:szCs w:val="20"/>
        </w:rPr>
      </w:pPr>
    </w:p>
    <w:tbl>
      <w:tblPr>
        <w:tblStyle w:val="TableGrid"/>
        <w:tblW w:w="5000" w:type="pct"/>
        <w:tblLook w:val="04A0" w:firstRow="1" w:lastRow="0" w:firstColumn="1" w:lastColumn="0" w:noHBand="0" w:noVBand="1"/>
      </w:tblPr>
      <w:tblGrid>
        <w:gridCol w:w="2196"/>
        <w:gridCol w:w="10754"/>
      </w:tblGrid>
      <w:tr w:rsidR="00B818AC" w:rsidRPr="00B818AC" w14:paraId="0517380C" w14:textId="77777777" w:rsidTr="00B818AC">
        <w:trPr>
          <w:trHeight w:val="288"/>
        </w:trPr>
        <w:tc>
          <w:tcPr>
            <w:tcW w:w="848" w:type="pct"/>
            <w:shd w:val="clear" w:color="auto" w:fill="0070C0"/>
          </w:tcPr>
          <w:p w14:paraId="6FE61201"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Name</w:t>
            </w:r>
          </w:p>
        </w:tc>
        <w:tc>
          <w:tcPr>
            <w:tcW w:w="4152" w:type="pct"/>
            <w:shd w:val="clear" w:color="auto" w:fill="0070C0"/>
          </w:tcPr>
          <w:p w14:paraId="684DA09B"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1EACEAEA" w14:textId="77777777" w:rsidTr="00B818AC">
        <w:tc>
          <w:tcPr>
            <w:tcW w:w="848" w:type="pct"/>
          </w:tcPr>
          <w:p w14:paraId="66CDE0C0" w14:textId="77777777" w:rsidR="004B29CC" w:rsidRDefault="004B29CC" w:rsidP="004F4642">
            <w:pPr>
              <w:pStyle w:val="ListParagraph"/>
              <w:ind w:left="0"/>
              <w:rPr>
                <w:rFonts w:cs="Segoe UI"/>
                <w:sz w:val="20"/>
                <w:szCs w:val="20"/>
              </w:rPr>
            </w:pPr>
            <w:r>
              <w:rPr>
                <w:rFonts w:cs="Segoe UI"/>
                <w:sz w:val="20"/>
                <w:szCs w:val="20"/>
              </w:rPr>
              <w:t xml:space="preserve">Azure </w:t>
            </w:r>
            <w:proofErr w:type="spellStart"/>
            <w:r>
              <w:rPr>
                <w:rFonts w:cs="Segoe UI"/>
                <w:sz w:val="20"/>
                <w:szCs w:val="20"/>
              </w:rPr>
              <w:t>Redis</w:t>
            </w:r>
            <w:proofErr w:type="spellEnd"/>
            <w:r>
              <w:rPr>
                <w:rFonts w:cs="Segoe UI"/>
                <w:sz w:val="20"/>
                <w:szCs w:val="20"/>
              </w:rPr>
              <w:t xml:space="preserve"> Primary Key</w:t>
            </w:r>
          </w:p>
        </w:tc>
        <w:tc>
          <w:tcPr>
            <w:tcW w:w="4152" w:type="pct"/>
          </w:tcPr>
          <w:p w14:paraId="03340F07" w14:textId="77777777" w:rsidR="004B29CC" w:rsidRDefault="004B29CC" w:rsidP="004F4642">
            <w:pPr>
              <w:pStyle w:val="ListParagraph"/>
              <w:ind w:left="0"/>
              <w:rPr>
                <w:rFonts w:cs="Segoe UI"/>
                <w:sz w:val="20"/>
                <w:szCs w:val="20"/>
              </w:rPr>
            </w:pPr>
            <w:r>
              <w:rPr>
                <w:rFonts w:cs="Segoe UI"/>
                <w:sz w:val="20"/>
                <w:szCs w:val="20"/>
              </w:rPr>
              <w:t>&lt;Value&gt;</w:t>
            </w:r>
          </w:p>
          <w:p w14:paraId="7F313AE2" w14:textId="77777777" w:rsidR="004B29CC" w:rsidRDefault="004B29CC" w:rsidP="004F4642">
            <w:pPr>
              <w:pStyle w:val="ListParagraph"/>
              <w:ind w:left="0"/>
              <w:rPr>
                <w:rFonts w:cs="Segoe UI"/>
                <w:sz w:val="20"/>
                <w:szCs w:val="20"/>
              </w:rPr>
            </w:pPr>
          </w:p>
        </w:tc>
      </w:tr>
      <w:tr w:rsidR="004B29CC" w14:paraId="148F4AF6" w14:textId="77777777" w:rsidTr="00B818AC">
        <w:tc>
          <w:tcPr>
            <w:tcW w:w="848" w:type="pct"/>
          </w:tcPr>
          <w:p w14:paraId="6ABCD252" w14:textId="77777777" w:rsidR="004B29CC" w:rsidRDefault="004B29CC" w:rsidP="004F4642">
            <w:pPr>
              <w:pStyle w:val="ListParagraph"/>
              <w:ind w:left="0"/>
              <w:rPr>
                <w:rFonts w:cs="Segoe UI"/>
                <w:sz w:val="20"/>
                <w:szCs w:val="20"/>
              </w:rPr>
            </w:pPr>
            <w:r>
              <w:rPr>
                <w:rFonts w:cs="Segoe UI"/>
                <w:sz w:val="20"/>
                <w:szCs w:val="20"/>
              </w:rPr>
              <w:t xml:space="preserve">Azure </w:t>
            </w:r>
            <w:proofErr w:type="spellStart"/>
            <w:r>
              <w:rPr>
                <w:rFonts w:cs="Segoe UI"/>
                <w:sz w:val="20"/>
                <w:szCs w:val="20"/>
              </w:rPr>
              <w:t>Redis</w:t>
            </w:r>
            <w:proofErr w:type="spellEnd"/>
            <w:r>
              <w:rPr>
                <w:rFonts w:cs="Segoe UI"/>
                <w:sz w:val="20"/>
                <w:szCs w:val="20"/>
              </w:rPr>
              <w:t xml:space="preserve"> cache host name</w:t>
            </w:r>
          </w:p>
        </w:tc>
        <w:tc>
          <w:tcPr>
            <w:tcW w:w="4152" w:type="pct"/>
          </w:tcPr>
          <w:p w14:paraId="68DD8048" w14:textId="77777777" w:rsidR="004B29CC" w:rsidRDefault="004B29CC" w:rsidP="004F4642">
            <w:pPr>
              <w:pStyle w:val="ListParagraph"/>
              <w:ind w:left="0"/>
              <w:rPr>
                <w:rFonts w:cs="Segoe UI"/>
                <w:sz w:val="20"/>
                <w:szCs w:val="20"/>
              </w:rPr>
            </w:pPr>
            <w:r>
              <w:rPr>
                <w:rFonts w:cs="Segoe UI"/>
                <w:sz w:val="20"/>
                <w:szCs w:val="20"/>
              </w:rPr>
              <w:t>&lt;Value&gt;</w:t>
            </w:r>
          </w:p>
        </w:tc>
      </w:tr>
    </w:tbl>
    <w:p w14:paraId="583B7C0F" w14:textId="77777777" w:rsidR="004B29CC" w:rsidRDefault="004B29CC" w:rsidP="004B29CC">
      <w:pPr>
        <w:ind w:left="360"/>
        <w:rPr>
          <w:rFonts w:cs="Segoe UI"/>
          <w:sz w:val="20"/>
          <w:szCs w:val="20"/>
        </w:rPr>
      </w:pPr>
    </w:p>
    <w:p w14:paraId="7D132A3B" w14:textId="603DD03A" w:rsidR="004B29CC" w:rsidRDefault="004B29CC" w:rsidP="00B818AC">
      <w:pPr>
        <w:pStyle w:val="Heading2"/>
      </w:pPr>
      <w:bookmarkStart w:id="21" w:name="_Toc425958927"/>
      <w:bookmarkStart w:id="22" w:name="_Toc438060998"/>
      <w:r w:rsidRPr="00B818AC">
        <w:t xml:space="preserve">Update service’ </w:t>
      </w:r>
      <w:proofErr w:type="spellStart"/>
      <w:r w:rsidRPr="00B818AC">
        <w:t>appsettings</w:t>
      </w:r>
      <w:bookmarkEnd w:id="21"/>
      <w:bookmarkEnd w:id="22"/>
      <w:proofErr w:type="spellEnd"/>
    </w:p>
    <w:p w14:paraId="3E6A204E" w14:textId="77777777" w:rsidR="00B818AC" w:rsidRPr="00B818AC" w:rsidRDefault="00B818AC" w:rsidP="00B818AC"/>
    <w:p w14:paraId="63481104" w14:textId="77777777" w:rsidR="004B29CC" w:rsidRPr="00B818AC" w:rsidRDefault="004B29CC" w:rsidP="00D435A3">
      <w:pPr>
        <w:pStyle w:val="ListNumber"/>
        <w:numPr>
          <w:ilvl w:val="0"/>
          <w:numId w:val="51"/>
        </w:numPr>
        <w:rPr>
          <w:rFonts w:cs="Segoe UI"/>
        </w:rPr>
      </w:pPr>
      <w:r w:rsidRPr="00B818AC">
        <w:rPr>
          <w:rFonts w:cs="Segoe UI"/>
        </w:rPr>
        <w:t xml:space="preserve">Login to new </w:t>
      </w:r>
      <w:hyperlink r:id="rId89" w:history="1">
        <w:r w:rsidRPr="00B818AC">
          <w:rPr>
            <w:rStyle w:val="Hyperlink"/>
            <w:rFonts w:cs="Segoe UI"/>
          </w:rPr>
          <w:t>Azure</w:t>
        </w:r>
      </w:hyperlink>
      <w:r w:rsidRPr="00B818AC">
        <w:rPr>
          <w:rFonts w:cs="Segoe UI"/>
        </w:rPr>
        <w:t xml:space="preserve"> management portal</w:t>
      </w:r>
    </w:p>
    <w:p w14:paraId="5EC1C2C2" w14:textId="77777777" w:rsidR="004B29CC" w:rsidRPr="00B818AC" w:rsidRDefault="004B29CC" w:rsidP="00B818AC">
      <w:pPr>
        <w:pStyle w:val="ListNumber"/>
      </w:pPr>
      <w:r w:rsidRPr="00B818AC">
        <w:t>Click on Browse All &gt; Web Apps</w:t>
      </w:r>
    </w:p>
    <w:p w14:paraId="4A59736D" w14:textId="77777777" w:rsidR="004B29CC" w:rsidRPr="0001021E" w:rsidRDefault="004B29CC" w:rsidP="00B818AC">
      <w:pPr>
        <w:rPr>
          <w:rFonts w:cs="Segoe UI"/>
          <w:sz w:val="20"/>
          <w:szCs w:val="20"/>
        </w:rPr>
      </w:pPr>
      <w:r>
        <w:rPr>
          <w:noProof/>
        </w:rPr>
        <w:lastRenderedPageBreak/>
        <w:drawing>
          <wp:inline distT="0" distB="0" distL="0" distR="0" wp14:anchorId="31781F39" wp14:editId="5B569E0C">
            <wp:extent cx="2311356" cy="5238750"/>
            <wp:effectExtent l="19050" t="19050" r="13335"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17085" cy="5251736"/>
                    </a:xfrm>
                    <a:prstGeom prst="rect">
                      <a:avLst/>
                    </a:prstGeom>
                    <a:ln>
                      <a:solidFill>
                        <a:schemeClr val="tx1"/>
                      </a:solidFill>
                    </a:ln>
                  </pic:spPr>
                </pic:pic>
              </a:graphicData>
            </a:graphic>
          </wp:inline>
        </w:drawing>
      </w:r>
    </w:p>
    <w:p w14:paraId="64AE0C77" w14:textId="77777777" w:rsidR="004B29CC" w:rsidRDefault="004B29CC" w:rsidP="00B818AC">
      <w:pPr>
        <w:pStyle w:val="ListNumber"/>
      </w:pPr>
      <w:r>
        <w:t>Select the service web app that you created in Create and configure websites step</w:t>
      </w:r>
    </w:p>
    <w:p w14:paraId="04211257" w14:textId="77777777" w:rsidR="004B29CC" w:rsidRDefault="004B29CC" w:rsidP="00B818AC">
      <w:pPr>
        <w:pStyle w:val="ListNumber"/>
      </w:pPr>
      <w:r>
        <w:t>In the window that opens up, select “All Settings”</w:t>
      </w:r>
    </w:p>
    <w:p w14:paraId="03C956AC" w14:textId="77777777" w:rsidR="004B29CC" w:rsidRDefault="004B29CC" w:rsidP="00B818AC">
      <w:pPr>
        <w:rPr>
          <w:rFonts w:cs="Segoe UI"/>
          <w:sz w:val="20"/>
          <w:szCs w:val="20"/>
        </w:rPr>
      </w:pPr>
      <w:r>
        <w:rPr>
          <w:noProof/>
        </w:rPr>
        <w:lastRenderedPageBreak/>
        <w:drawing>
          <wp:inline distT="0" distB="0" distL="0" distR="0" wp14:anchorId="46263534" wp14:editId="2B91320A">
            <wp:extent cx="5495925" cy="2398595"/>
            <wp:effectExtent l="19050" t="19050" r="9525" b="209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06544" cy="2403229"/>
                    </a:xfrm>
                    <a:prstGeom prst="rect">
                      <a:avLst/>
                    </a:prstGeom>
                    <a:ln>
                      <a:solidFill>
                        <a:schemeClr val="tx1"/>
                      </a:solidFill>
                    </a:ln>
                  </pic:spPr>
                </pic:pic>
              </a:graphicData>
            </a:graphic>
          </wp:inline>
        </w:drawing>
      </w:r>
    </w:p>
    <w:p w14:paraId="7338E69E" w14:textId="77777777" w:rsidR="004B29CC" w:rsidRDefault="004B29CC" w:rsidP="00B818AC">
      <w:pPr>
        <w:pStyle w:val="ListNumber"/>
      </w:pPr>
      <w:r>
        <w:t>Enter following values in the app settings section:</w:t>
      </w:r>
    </w:p>
    <w:tbl>
      <w:tblPr>
        <w:tblStyle w:val="TableGrid"/>
        <w:tblW w:w="5000" w:type="pct"/>
        <w:tblLook w:val="04A0" w:firstRow="1" w:lastRow="0" w:firstColumn="1" w:lastColumn="0" w:noHBand="0" w:noVBand="1"/>
      </w:tblPr>
      <w:tblGrid>
        <w:gridCol w:w="6475"/>
        <w:gridCol w:w="6475"/>
      </w:tblGrid>
      <w:tr w:rsidR="00B818AC" w:rsidRPr="00B818AC" w14:paraId="27428BFD" w14:textId="77777777" w:rsidTr="00B818AC">
        <w:tc>
          <w:tcPr>
            <w:tcW w:w="2500" w:type="pct"/>
            <w:shd w:val="clear" w:color="auto" w:fill="0070C0"/>
          </w:tcPr>
          <w:p w14:paraId="68F4312F"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Key</w:t>
            </w:r>
          </w:p>
        </w:tc>
        <w:tc>
          <w:tcPr>
            <w:tcW w:w="2500" w:type="pct"/>
            <w:shd w:val="clear" w:color="auto" w:fill="0070C0"/>
          </w:tcPr>
          <w:p w14:paraId="7B0FC697" w14:textId="77777777" w:rsidR="004B29CC" w:rsidRPr="00B818AC" w:rsidRDefault="004B29CC" w:rsidP="004F4642">
            <w:pPr>
              <w:pStyle w:val="ListParagraph"/>
              <w:ind w:left="0"/>
              <w:rPr>
                <w:rFonts w:cs="Segoe UI"/>
                <w:b/>
                <w:color w:val="FFFFFF" w:themeColor="background1"/>
                <w:sz w:val="20"/>
                <w:szCs w:val="20"/>
              </w:rPr>
            </w:pPr>
            <w:r w:rsidRPr="00B818AC">
              <w:rPr>
                <w:rFonts w:cs="Segoe UI"/>
                <w:b/>
                <w:color w:val="FFFFFF" w:themeColor="background1"/>
                <w:sz w:val="20"/>
                <w:szCs w:val="20"/>
              </w:rPr>
              <w:t>Value</w:t>
            </w:r>
          </w:p>
        </w:tc>
      </w:tr>
      <w:tr w:rsidR="004B29CC" w14:paraId="0CEEBA5D" w14:textId="77777777" w:rsidTr="00B818AC">
        <w:tc>
          <w:tcPr>
            <w:tcW w:w="2500" w:type="pct"/>
          </w:tcPr>
          <w:p w14:paraId="3F012993" w14:textId="77777777" w:rsidR="004B29CC" w:rsidRDefault="004B29CC" w:rsidP="004F4642">
            <w:pPr>
              <w:pStyle w:val="ListParagraph"/>
              <w:ind w:left="0"/>
              <w:rPr>
                <w:rFonts w:cs="Segoe UI"/>
                <w:sz w:val="20"/>
                <w:szCs w:val="20"/>
              </w:rPr>
            </w:pPr>
            <w:proofErr w:type="spellStart"/>
            <w:r w:rsidRPr="0056145D">
              <w:rPr>
                <w:rFonts w:cs="Segoe UI"/>
                <w:sz w:val="20"/>
                <w:szCs w:val="20"/>
              </w:rPr>
              <w:t>Cache_Host_Name</w:t>
            </w:r>
            <w:proofErr w:type="spellEnd"/>
          </w:p>
        </w:tc>
        <w:tc>
          <w:tcPr>
            <w:tcW w:w="2500" w:type="pct"/>
          </w:tcPr>
          <w:p w14:paraId="2AA4BCE1" w14:textId="77777777" w:rsidR="004B29CC" w:rsidRDefault="004B29CC" w:rsidP="004F4642">
            <w:pPr>
              <w:pStyle w:val="ListParagraph"/>
              <w:ind w:left="0"/>
              <w:rPr>
                <w:rFonts w:cs="Segoe UI"/>
                <w:sz w:val="20"/>
                <w:szCs w:val="20"/>
              </w:rPr>
            </w:pPr>
            <w:r>
              <w:rPr>
                <w:rFonts w:cs="Segoe UI"/>
                <w:sz w:val="20"/>
                <w:szCs w:val="20"/>
              </w:rPr>
              <w:t>Value added in previous table for host name</w:t>
            </w:r>
          </w:p>
        </w:tc>
      </w:tr>
      <w:tr w:rsidR="004B29CC" w14:paraId="36D3F031" w14:textId="77777777" w:rsidTr="00B818AC">
        <w:tc>
          <w:tcPr>
            <w:tcW w:w="2500" w:type="pct"/>
          </w:tcPr>
          <w:p w14:paraId="3D704539" w14:textId="77777777" w:rsidR="004B29CC" w:rsidRDefault="004B29CC" w:rsidP="004F4642">
            <w:pPr>
              <w:pStyle w:val="ListParagraph"/>
              <w:ind w:left="0"/>
              <w:rPr>
                <w:rFonts w:cs="Segoe UI"/>
                <w:sz w:val="20"/>
                <w:szCs w:val="20"/>
              </w:rPr>
            </w:pPr>
            <w:proofErr w:type="spellStart"/>
            <w:r w:rsidRPr="0056145D">
              <w:rPr>
                <w:rFonts w:cs="Segoe UI"/>
                <w:sz w:val="20"/>
                <w:szCs w:val="20"/>
              </w:rPr>
              <w:t>Cache_Primary_Key</w:t>
            </w:r>
            <w:proofErr w:type="spellEnd"/>
          </w:p>
        </w:tc>
        <w:tc>
          <w:tcPr>
            <w:tcW w:w="2500" w:type="pct"/>
          </w:tcPr>
          <w:p w14:paraId="171C6178" w14:textId="77777777" w:rsidR="004B29CC" w:rsidRDefault="004B29CC" w:rsidP="004F4642">
            <w:pPr>
              <w:pStyle w:val="ListParagraph"/>
              <w:ind w:left="0"/>
              <w:rPr>
                <w:rFonts w:cs="Segoe UI"/>
                <w:sz w:val="20"/>
                <w:szCs w:val="20"/>
              </w:rPr>
            </w:pPr>
            <w:r>
              <w:rPr>
                <w:rFonts w:cs="Segoe UI"/>
                <w:sz w:val="20"/>
                <w:szCs w:val="20"/>
              </w:rPr>
              <w:t>Value added in previous table for Cache primary key</w:t>
            </w:r>
          </w:p>
        </w:tc>
      </w:tr>
    </w:tbl>
    <w:p w14:paraId="7BB25918" w14:textId="77777777" w:rsidR="004B29CC" w:rsidRDefault="004B29CC" w:rsidP="004B29CC">
      <w:pPr>
        <w:pStyle w:val="ListParagraph"/>
        <w:ind w:left="1440"/>
        <w:rPr>
          <w:rFonts w:cs="Segoe UI"/>
          <w:sz w:val="20"/>
          <w:szCs w:val="20"/>
        </w:rPr>
      </w:pPr>
    </w:p>
    <w:p w14:paraId="0410F0FF" w14:textId="77777777" w:rsidR="004B29CC" w:rsidRDefault="004B29CC" w:rsidP="00B818AC">
      <w:pPr>
        <w:pStyle w:val="ListNumber"/>
      </w:pPr>
      <w:r>
        <w:t>After the changes are done, click on “Save button”</w:t>
      </w:r>
    </w:p>
    <w:p w14:paraId="18FA231B" w14:textId="77777777" w:rsidR="004B29CC" w:rsidRPr="003F1DC0" w:rsidRDefault="004B29CC" w:rsidP="00B818AC">
      <w:r>
        <w:rPr>
          <w:noProof/>
        </w:rPr>
        <w:drawing>
          <wp:inline distT="0" distB="0" distL="0" distR="0" wp14:anchorId="567184FC" wp14:editId="6CD56AF7">
            <wp:extent cx="3019425" cy="1162050"/>
            <wp:effectExtent l="19050" t="19050" r="28575" b="1905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19425" cy="1162050"/>
                    </a:xfrm>
                    <a:prstGeom prst="rect">
                      <a:avLst/>
                    </a:prstGeom>
                    <a:ln>
                      <a:solidFill>
                        <a:schemeClr val="tx1"/>
                      </a:solidFill>
                    </a:ln>
                  </pic:spPr>
                </pic:pic>
              </a:graphicData>
            </a:graphic>
          </wp:inline>
        </w:drawing>
      </w:r>
    </w:p>
    <w:p w14:paraId="4F218CB0" w14:textId="77777777" w:rsidR="004B29CC" w:rsidRPr="00F46D7E" w:rsidRDefault="004B29CC" w:rsidP="004B29CC">
      <w:pPr>
        <w:pStyle w:val="ListParagraph"/>
        <w:ind w:left="1440"/>
        <w:rPr>
          <w:rFonts w:eastAsia="Times New Roman" w:cs="Segoe UI"/>
          <w:color w:val="767171" w:themeColor="background2" w:themeShade="80"/>
          <w:sz w:val="20"/>
          <w:szCs w:val="20"/>
        </w:rPr>
      </w:pPr>
    </w:p>
    <w:p w14:paraId="3B3C1A30" w14:textId="0F14BC13" w:rsidR="00AB083E" w:rsidRDefault="00AB083E" w:rsidP="00CF4E68">
      <w:pPr>
        <w:pStyle w:val="Heading1"/>
      </w:pPr>
      <w:bookmarkStart w:id="23" w:name="_Toc438060999"/>
      <w:r w:rsidRPr="00B42A31">
        <w:lastRenderedPageBreak/>
        <w:t>Appendix</w:t>
      </w:r>
      <w:r>
        <w:t xml:space="preserve"> F</w:t>
      </w:r>
      <w:bookmarkEnd w:id="23"/>
    </w:p>
    <w:p w14:paraId="14BC08F5" w14:textId="0AEAC77D" w:rsidR="00AB083E" w:rsidRPr="00B818AC" w:rsidRDefault="00AB083E" w:rsidP="00304A95">
      <w:pPr>
        <w:pStyle w:val="Heading2"/>
        <w:rPr>
          <w:rFonts w:eastAsia="Times New Roman"/>
        </w:rPr>
      </w:pPr>
      <w:bookmarkStart w:id="24" w:name="_Toc438061000"/>
      <w:r w:rsidRPr="00B818AC">
        <w:rPr>
          <w:rFonts w:eastAsia="Times New Roman"/>
        </w:rPr>
        <w:t>List of resource files to update in the solution</w:t>
      </w:r>
      <w:bookmarkEnd w:id="24"/>
    </w:p>
    <w:p w14:paraId="4DA9CCBC"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w:t>
      </w:r>
      <w:proofErr w:type="spellEnd"/>
      <w:proofErr w:type="gramEnd"/>
    </w:p>
    <w:p w14:paraId="0620346C" w14:textId="4D096100" w:rsidR="00AB083E" w:rsidRPr="00B818AC" w:rsidRDefault="00AB083E" w:rsidP="00D435A3">
      <w:pPr>
        <w:pStyle w:val="ListParagraph"/>
        <w:numPr>
          <w:ilvl w:val="1"/>
          <w:numId w:val="24"/>
        </w:numPr>
        <w:rPr>
          <w:rFonts w:cs="Segoe UI"/>
        </w:rPr>
      </w:pPr>
      <w:r w:rsidRPr="00B818AC">
        <w:rPr>
          <w:rFonts w:cs="Segoe UI"/>
        </w:rPr>
        <w:t>Break URL</w:t>
      </w:r>
      <w:r w:rsidR="006811DA" w:rsidRPr="00B818AC">
        <w:rPr>
          <w:rFonts w:cs="Segoe UI"/>
        </w:rPr>
        <w:t xml:space="preserve"> (Elements.xml)</w:t>
      </w:r>
    </w:p>
    <w:p w14:paraId="1C87CAD5"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207D1EAE" w14:textId="2021BB1B" w:rsidR="00AB083E" w:rsidRPr="00B818AC" w:rsidRDefault="00AB083E" w:rsidP="00D435A3">
      <w:pPr>
        <w:pStyle w:val="ListParagraph"/>
        <w:numPr>
          <w:ilvl w:val="1"/>
          <w:numId w:val="24"/>
        </w:numPr>
        <w:rPr>
          <w:rFonts w:cs="Segoe UI"/>
        </w:rPr>
      </w:pPr>
      <w:r w:rsidRPr="00B818AC">
        <w:rPr>
          <w:rFonts w:cs="Segoe UI"/>
        </w:rPr>
        <w:t xml:space="preserve">Send </w:t>
      </w:r>
      <w:proofErr w:type="gramStart"/>
      <w:r w:rsidRPr="00B818AC">
        <w:rPr>
          <w:rFonts w:cs="Segoe UI"/>
        </w:rPr>
        <w:t>To</w:t>
      </w:r>
      <w:proofErr w:type="gramEnd"/>
      <w:r w:rsidRPr="00B818AC">
        <w:rPr>
          <w:rFonts w:cs="Segoe UI"/>
        </w:rPr>
        <w:t xml:space="preserve"> OneDrive</w:t>
      </w:r>
      <w:r w:rsidR="006811DA" w:rsidRPr="00B818AC">
        <w:rPr>
          <w:rFonts w:cs="Segoe UI"/>
        </w:rPr>
        <w:t xml:space="preserve"> (Elements.xml)</w:t>
      </w:r>
    </w:p>
    <w:p w14:paraId="7B0EAFC1"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7D79884E" w14:textId="4913BFF8" w:rsidR="00AB083E" w:rsidRPr="00B818AC" w:rsidRDefault="00AB083E" w:rsidP="00D435A3">
      <w:pPr>
        <w:pStyle w:val="ListParagraph"/>
        <w:numPr>
          <w:ilvl w:val="1"/>
          <w:numId w:val="24"/>
        </w:numPr>
        <w:rPr>
          <w:rFonts w:cs="Segoe UI"/>
        </w:rPr>
      </w:pPr>
      <w:r w:rsidRPr="00B818AC">
        <w:rPr>
          <w:rFonts w:cs="Segoe UI"/>
        </w:rPr>
        <w:t>Sync</w:t>
      </w:r>
      <w:r w:rsidR="006811DA" w:rsidRPr="00B818AC">
        <w:rPr>
          <w:rFonts w:cs="Segoe UI"/>
        </w:rPr>
        <w:t xml:space="preserve"> (Elements.xml)</w:t>
      </w:r>
    </w:p>
    <w:p w14:paraId="3A6F08A7"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50ABD34C" w14:textId="15B859AC" w:rsidR="00AB083E" w:rsidRPr="00B818AC" w:rsidRDefault="00AB083E" w:rsidP="00D435A3">
      <w:pPr>
        <w:pStyle w:val="ListParagraph"/>
        <w:numPr>
          <w:ilvl w:val="1"/>
          <w:numId w:val="24"/>
        </w:numPr>
        <w:rPr>
          <w:rFonts w:cs="Segoe UI"/>
        </w:rPr>
      </w:pPr>
      <w:proofErr w:type="spellStart"/>
      <w:r w:rsidRPr="00B818AC">
        <w:rPr>
          <w:rFonts w:cs="Segoe UI"/>
        </w:rPr>
        <w:t>UpdateAndCheckIn</w:t>
      </w:r>
      <w:proofErr w:type="spellEnd"/>
      <w:r w:rsidR="006811DA" w:rsidRPr="00B818AC">
        <w:rPr>
          <w:rFonts w:cs="Segoe UI"/>
        </w:rPr>
        <w:t xml:space="preserve"> (Elements.xml)</w:t>
      </w:r>
    </w:p>
    <w:p w14:paraId="6AD5E246"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2A568534" w14:textId="5C54E763" w:rsidR="00AB083E" w:rsidRPr="00B818AC" w:rsidRDefault="00AB083E" w:rsidP="00D435A3">
      <w:pPr>
        <w:pStyle w:val="ListParagraph"/>
        <w:numPr>
          <w:ilvl w:val="1"/>
          <w:numId w:val="24"/>
        </w:numPr>
        <w:rPr>
          <w:rFonts w:cs="Segoe UI"/>
        </w:rPr>
      </w:pPr>
      <w:proofErr w:type="spellStart"/>
      <w:r w:rsidRPr="00B818AC">
        <w:rPr>
          <w:rFonts w:cs="Segoe UI"/>
        </w:rPr>
        <w:t>UpdateAndCheckOut</w:t>
      </w:r>
      <w:proofErr w:type="spellEnd"/>
      <w:r w:rsidR="006811DA" w:rsidRPr="00B818AC">
        <w:rPr>
          <w:rFonts w:cs="Segoe UI"/>
        </w:rPr>
        <w:t xml:space="preserve"> (Elements.xml)</w:t>
      </w:r>
    </w:p>
    <w:p w14:paraId="5440D369" w14:textId="77777777" w:rsidR="00AB083E" w:rsidRPr="00B818AC" w:rsidRDefault="00AB083E" w:rsidP="00D435A3">
      <w:pPr>
        <w:pStyle w:val="ListParagraph"/>
        <w:numPr>
          <w:ilvl w:val="2"/>
          <w:numId w:val="24"/>
        </w:numPr>
        <w:rPr>
          <w:rFonts w:cs="Segoe UI"/>
        </w:rPr>
      </w:pPr>
      <w:proofErr w:type="spellStart"/>
      <w:r w:rsidRPr="00B818AC">
        <w:rPr>
          <w:rFonts w:cs="Segoe UI"/>
        </w:rPr>
        <w:t>UrlAction</w:t>
      </w:r>
      <w:proofErr w:type="spellEnd"/>
    </w:p>
    <w:p w14:paraId="55FB53D6" w14:textId="77777777" w:rsidR="00AB083E" w:rsidRPr="00B818AC" w:rsidRDefault="00AB083E" w:rsidP="00D435A3">
      <w:pPr>
        <w:pStyle w:val="ListParagraph"/>
        <w:numPr>
          <w:ilvl w:val="1"/>
          <w:numId w:val="24"/>
        </w:numPr>
        <w:rPr>
          <w:rFonts w:cs="Segoe UI"/>
        </w:rPr>
      </w:pPr>
      <w:proofErr w:type="spellStart"/>
      <w:r w:rsidRPr="00B818AC">
        <w:rPr>
          <w:rFonts w:cs="Segoe UI"/>
        </w:rPr>
        <w:t>AppManifest</w:t>
      </w:r>
      <w:proofErr w:type="spellEnd"/>
      <w:r w:rsidRPr="00B818AC">
        <w:rPr>
          <w:rFonts w:cs="Segoe UI"/>
        </w:rPr>
        <w:t xml:space="preserve"> (Right click view code)</w:t>
      </w:r>
    </w:p>
    <w:p w14:paraId="403D9AE1" w14:textId="41D178F1" w:rsidR="006811DA" w:rsidRPr="00B818AC" w:rsidRDefault="006811DA" w:rsidP="00D435A3">
      <w:pPr>
        <w:pStyle w:val="ListParagraph"/>
        <w:numPr>
          <w:ilvl w:val="2"/>
          <w:numId w:val="24"/>
        </w:numPr>
        <w:rPr>
          <w:rFonts w:cs="Segoe UI"/>
        </w:rPr>
      </w:pPr>
      <w:r w:rsidRPr="00B818AC">
        <w:rPr>
          <w:rFonts w:cs="Segoe UI"/>
        </w:rPr>
        <w:t>Product ID (Generate GUID with Visual Studio tool)</w:t>
      </w:r>
    </w:p>
    <w:p w14:paraId="25CC19C7" w14:textId="77777777" w:rsidR="00AB083E" w:rsidRPr="00B818AC" w:rsidRDefault="00AB083E" w:rsidP="00D435A3">
      <w:pPr>
        <w:pStyle w:val="ListParagraph"/>
        <w:numPr>
          <w:ilvl w:val="2"/>
          <w:numId w:val="24"/>
        </w:numPr>
        <w:rPr>
          <w:rFonts w:cs="Segoe UI"/>
        </w:rPr>
      </w:pPr>
      <w:r w:rsidRPr="00B818AC">
        <w:rPr>
          <w:rFonts w:cs="Segoe UI"/>
        </w:rPr>
        <w:t>Start page</w:t>
      </w:r>
    </w:p>
    <w:p w14:paraId="35759882" w14:textId="7B6881D3" w:rsidR="006811DA" w:rsidRPr="00B818AC" w:rsidRDefault="006811DA" w:rsidP="00D435A3">
      <w:pPr>
        <w:pStyle w:val="ListParagraph"/>
        <w:numPr>
          <w:ilvl w:val="2"/>
          <w:numId w:val="24"/>
        </w:numPr>
        <w:rPr>
          <w:rFonts w:cs="Segoe UI"/>
        </w:rPr>
      </w:pPr>
      <w:proofErr w:type="spellStart"/>
      <w:r w:rsidRPr="00B818AC">
        <w:rPr>
          <w:rFonts w:cs="Segoe UI"/>
        </w:rPr>
        <w:t>ClientId</w:t>
      </w:r>
      <w:proofErr w:type="spellEnd"/>
    </w:p>
    <w:p w14:paraId="2205A363"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Microsoft.Legal.MatterCenter.OneDriveRibbon</w:t>
      </w:r>
      <w:proofErr w:type="spellEnd"/>
      <w:proofErr w:type="gramEnd"/>
    </w:p>
    <w:p w14:paraId="4D59DA5E" w14:textId="73496A3E" w:rsidR="00AB083E" w:rsidRPr="00B818AC" w:rsidRDefault="00AB083E" w:rsidP="00D435A3">
      <w:pPr>
        <w:pStyle w:val="ListParagraph"/>
        <w:numPr>
          <w:ilvl w:val="1"/>
          <w:numId w:val="24"/>
        </w:numPr>
        <w:rPr>
          <w:rFonts w:cs="Segoe UI"/>
        </w:rPr>
      </w:pPr>
      <w:proofErr w:type="spellStart"/>
      <w:r w:rsidRPr="00B818AC">
        <w:rPr>
          <w:rFonts w:cs="Segoe UI"/>
        </w:rPr>
        <w:t>RibbonCustomAction</w:t>
      </w:r>
      <w:proofErr w:type="spellEnd"/>
      <w:r w:rsidR="006811DA" w:rsidRPr="00B818AC">
        <w:rPr>
          <w:rFonts w:cs="Segoe UI"/>
        </w:rPr>
        <w:t xml:space="preserve"> (Elements.xml)</w:t>
      </w:r>
    </w:p>
    <w:p w14:paraId="0B1B13FB" w14:textId="77777777" w:rsidR="00AB083E" w:rsidRPr="00B818AC" w:rsidRDefault="00AB083E" w:rsidP="00D435A3">
      <w:pPr>
        <w:pStyle w:val="ListParagraph"/>
        <w:numPr>
          <w:ilvl w:val="2"/>
          <w:numId w:val="24"/>
        </w:numPr>
        <w:rPr>
          <w:rFonts w:cs="Segoe UI"/>
        </w:rPr>
      </w:pPr>
      <w:proofErr w:type="spellStart"/>
      <w:r w:rsidRPr="00B818AC">
        <w:rPr>
          <w:rFonts w:cs="Segoe UI"/>
        </w:rPr>
        <w:t>CommandActions</w:t>
      </w:r>
      <w:proofErr w:type="spellEnd"/>
    </w:p>
    <w:p w14:paraId="28DA30C5" w14:textId="77777777" w:rsidR="00AB083E" w:rsidRPr="00B818AC" w:rsidRDefault="00AB083E" w:rsidP="00D435A3">
      <w:pPr>
        <w:pStyle w:val="ListParagraph"/>
        <w:numPr>
          <w:ilvl w:val="1"/>
          <w:numId w:val="24"/>
        </w:numPr>
        <w:rPr>
          <w:rFonts w:cs="Segoe UI"/>
        </w:rPr>
      </w:pPr>
      <w:proofErr w:type="spellStart"/>
      <w:r w:rsidRPr="00B818AC">
        <w:rPr>
          <w:rFonts w:cs="Segoe UI"/>
        </w:rPr>
        <w:t>AppManifest</w:t>
      </w:r>
      <w:proofErr w:type="spellEnd"/>
      <w:r w:rsidRPr="00B818AC">
        <w:rPr>
          <w:rFonts w:cs="Segoe UI"/>
        </w:rPr>
        <w:t xml:space="preserve"> (Right click view code)</w:t>
      </w:r>
    </w:p>
    <w:p w14:paraId="558DABF7" w14:textId="77777777" w:rsidR="00AB083E" w:rsidRPr="00B818AC" w:rsidRDefault="00AB083E" w:rsidP="00D435A3">
      <w:pPr>
        <w:pStyle w:val="ListParagraph"/>
        <w:numPr>
          <w:ilvl w:val="2"/>
          <w:numId w:val="24"/>
        </w:numPr>
        <w:rPr>
          <w:rFonts w:cs="Segoe UI"/>
        </w:rPr>
      </w:pPr>
      <w:proofErr w:type="spellStart"/>
      <w:r w:rsidRPr="00B818AC">
        <w:rPr>
          <w:rFonts w:cs="Segoe UI"/>
        </w:rPr>
        <w:t>ProductID</w:t>
      </w:r>
      <w:proofErr w:type="spellEnd"/>
    </w:p>
    <w:p w14:paraId="370AF7A0" w14:textId="77777777" w:rsidR="00AB083E" w:rsidRPr="00B818AC" w:rsidRDefault="00AB083E" w:rsidP="00D435A3">
      <w:pPr>
        <w:pStyle w:val="ListParagraph"/>
        <w:numPr>
          <w:ilvl w:val="2"/>
          <w:numId w:val="24"/>
        </w:numPr>
        <w:rPr>
          <w:rFonts w:cs="Segoe UI"/>
        </w:rPr>
      </w:pPr>
      <w:proofErr w:type="spellStart"/>
      <w:r w:rsidRPr="00B818AC">
        <w:rPr>
          <w:rFonts w:cs="Segoe UI"/>
        </w:rPr>
        <w:t>StartPage</w:t>
      </w:r>
      <w:proofErr w:type="spellEnd"/>
    </w:p>
    <w:p w14:paraId="3ACA873F" w14:textId="0FB94698" w:rsidR="00AB083E" w:rsidRPr="00B818AC" w:rsidRDefault="006811DA" w:rsidP="00D435A3">
      <w:pPr>
        <w:pStyle w:val="ListParagraph"/>
        <w:numPr>
          <w:ilvl w:val="2"/>
          <w:numId w:val="24"/>
        </w:numPr>
        <w:rPr>
          <w:rFonts w:cs="Segoe UI"/>
        </w:rPr>
      </w:pPr>
      <w:proofErr w:type="spellStart"/>
      <w:r w:rsidRPr="00B818AC">
        <w:rPr>
          <w:rFonts w:cs="Segoe UI"/>
        </w:rPr>
        <w:t>ClientId</w:t>
      </w:r>
      <w:proofErr w:type="spellEnd"/>
    </w:p>
    <w:p w14:paraId="06B358BA"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Microsoft.Legal.MatterCenter.ProviderService</w:t>
      </w:r>
      <w:proofErr w:type="spellEnd"/>
      <w:proofErr w:type="gramEnd"/>
    </w:p>
    <w:p w14:paraId="295F8D12" w14:textId="77777777" w:rsidR="00AB083E" w:rsidRPr="00B818AC" w:rsidRDefault="00AB083E" w:rsidP="00D435A3">
      <w:pPr>
        <w:pStyle w:val="ListParagraph"/>
        <w:numPr>
          <w:ilvl w:val="1"/>
          <w:numId w:val="24"/>
        </w:numPr>
        <w:rPr>
          <w:rFonts w:cs="Segoe UI"/>
        </w:rPr>
      </w:pPr>
      <w:proofErr w:type="spellStart"/>
      <w:r w:rsidRPr="00B818AC">
        <w:rPr>
          <w:rFonts w:cs="Segoe UI"/>
        </w:rPr>
        <w:t>App_GlobalResource</w:t>
      </w:r>
      <w:proofErr w:type="spellEnd"/>
      <w:r w:rsidRPr="00B818AC">
        <w:rPr>
          <w:rFonts w:cs="Segoe UI"/>
        </w:rPr>
        <w:t>\</w:t>
      </w:r>
      <w:proofErr w:type="spellStart"/>
      <w:r w:rsidRPr="00B818AC">
        <w:rPr>
          <w:rFonts w:cs="Segoe UI"/>
        </w:rPr>
        <w:t>Constants.resx</w:t>
      </w:r>
      <w:proofErr w:type="spellEnd"/>
    </w:p>
    <w:p w14:paraId="51B3B98A" w14:textId="77777777" w:rsidR="00AB083E" w:rsidRPr="00B818AC" w:rsidRDefault="00AB083E" w:rsidP="00D435A3">
      <w:pPr>
        <w:pStyle w:val="ListParagraph"/>
        <w:numPr>
          <w:ilvl w:val="2"/>
          <w:numId w:val="24"/>
        </w:numPr>
        <w:rPr>
          <w:rFonts w:cs="Segoe UI"/>
        </w:rPr>
      </w:pPr>
      <w:proofErr w:type="spellStart"/>
      <w:r w:rsidRPr="00B818AC">
        <w:rPr>
          <w:rFonts w:cs="Segoe UI"/>
        </w:rPr>
        <w:t>Central_Repository_URL</w:t>
      </w:r>
      <w:proofErr w:type="spellEnd"/>
      <w:r w:rsidRPr="00B818AC">
        <w:rPr>
          <w:rFonts w:cs="Segoe UI"/>
        </w:rPr>
        <w:t xml:space="preserve"> (app catalog </w:t>
      </w:r>
      <w:proofErr w:type="spellStart"/>
      <w:r w:rsidRPr="00B818AC">
        <w:rPr>
          <w:rFonts w:cs="Segoe UI"/>
        </w:rPr>
        <w:t>url</w:t>
      </w:r>
      <w:proofErr w:type="spellEnd"/>
      <w:r w:rsidRPr="00B818AC">
        <w:rPr>
          <w:rFonts w:cs="Segoe UI"/>
        </w:rPr>
        <w:t>)</w:t>
      </w:r>
    </w:p>
    <w:p w14:paraId="76E1C057" w14:textId="77777777" w:rsidR="00AB083E" w:rsidRPr="00B818AC" w:rsidRDefault="00AB083E" w:rsidP="00D435A3">
      <w:pPr>
        <w:pStyle w:val="ListParagraph"/>
        <w:numPr>
          <w:ilvl w:val="2"/>
          <w:numId w:val="24"/>
        </w:numPr>
        <w:rPr>
          <w:rFonts w:cs="Segoe UI"/>
        </w:rPr>
      </w:pPr>
      <w:proofErr w:type="spellStart"/>
      <w:r w:rsidRPr="00B818AC">
        <w:rPr>
          <w:rFonts w:cs="Segoe UI"/>
        </w:rPr>
        <w:t>Common_CSS_File_Location</w:t>
      </w:r>
      <w:proofErr w:type="spellEnd"/>
      <w:r w:rsidRPr="00B818AC">
        <w:rPr>
          <w:rFonts w:cs="Segoe UI"/>
        </w:rPr>
        <w:t xml:space="preserve"> </w:t>
      </w:r>
    </w:p>
    <w:p w14:paraId="4D9CC84F" w14:textId="77777777" w:rsidR="00AB083E" w:rsidRPr="00B818AC" w:rsidRDefault="00AB083E" w:rsidP="00D435A3">
      <w:pPr>
        <w:pStyle w:val="ListParagraph"/>
        <w:numPr>
          <w:ilvl w:val="2"/>
          <w:numId w:val="24"/>
        </w:numPr>
        <w:rPr>
          <w:rFonts w:cs="Segoe UI"/>
        </w:rPr>
      </w:pPr>
      <w:proofErr w:type="spellStart"/>
      <w:r w:rsidRPr="00B818AC">
        <w:rPr>
          <w:rFonts w:cs="Segoe UI"/>
        </w:rPr>
        <w:lastRenderedPageBreak/>
        <w:t>Common_JS_File_Location</w:t>
      </w:r>
      <w:proofErr w:type="spellEnd"/>
      <w:r w:rsidRPr="00B818AC">
        <w:rPr>
          <w:rFonts w:cs="Segoe UI"/>
        </w:rPr>
        <w:t xml:space="preserve"> </w:t>
      </w:r>
    </w:p>
    <w:p w14:paraId="12BD5E89" w14:textId="77777777" w:rsidR="00AB083E" w:rsidRPr="00B818AC" w:rsidRDefault="00AB083E" w:rsidP="00D435A3">
      <w:pPr>
        <w:pStyle w:val="ListParagraph"/>
        <w:numPr>
          <w:ilvl w:val="2"/>
          <w:numId w:val="24"/>
        </w:numPr>
        <w:rPr>
          <w:rFonts w:cs="Segoe UI"/>
        </w:rPr>
      </w:pPr>
      <w:proofErr w:type="spellStart"/>
      <w:r w:rsidRPr="00B818AC">
        <w:rPr>
          <w:rFonts w:cs="Segoe UI"/>
        </w:rPr>
        <w:t>LogTableName</w:t>
      </w:r>
      <w:proofErr w:type="spellEnd"/>
    </w:p>
    <w:p w14:paraId="05E06D76" w14:textId="51D5FF19" w:rsidR="00AB083E" w:rsidRPr="00B818AC" w:rsidRDefault="00AB083E" w:rsidP="00D435A3">
      <w:pPr>
        <w:pStyle w:val="ListParagraph"/>
        <w:numPr>
          <w:ilvl w:val="2"/>
          <w:numId w:val="24"/>
        </w:numPr>
        <w:rPr>
          <w:rFonts w:cs="Segoe UI"/>
        </w:rPr>
      </w:pPr>
      <w:proofErr w:type="spellStart"/>
      <w:r w:rsidRPr="00B818AC">
        <w:rPr>
          <w:rFonts w:cs="Segoe UI"/>
        </w:rPr>
        <w:t>Matter_Landing_Page_CSS_File_Name</w:t>
      </w:r>
      <w:proofErr w:type="spellEnd"/>
      <w:r w:rsidR="006811DA" w:rsidRPr="00B818AC">
        <w:rPr>
          <w:rFonts w:cs="Segoe UI"/>
        </w:rPr>
        <w:t xml:space="preserve"> (If your app catalog is not at /sites/catalog)</w:t>
      </w:r>
    </w:p>
    <w:p w14:paraId="0DD40A7B" w14:textId="5DB27159" w:rsidR="00AB083E" w:rsidRPr="00B818AC" w:rsidRDefault="00AB083E" w:rsidP="00D435A3">
      <w:pPr>
        <w:pStyle w:val="ListParagraph"/>
        <w:numPr>
          <w:ilvl w:val="2"/>
          <w:numId w:val="24"/>
        </w:numPr>
        <w:rPr>
          <w:rFonts w:cs="Segoe UI"/>
        </w:rPr>
      </w:pPr>
      <w:proofErr w:type="spellStart"/>
      <w:r w:rsidRPr="00B818AC">
        <w:rPr>
          <w:rFonts w:cs="Segoe UI"/>
        </w:rPr>
        <w:t>Matter_Landing_Page_jQuery_File_Name</w:t>
      </w:r>
      <w:proofErr w:type="spellEnd"/>
      <w:r w:rsidR="006811DA" w:rsidRPr="00B818AC">
        <w:rPr>
          <w:rFonts w:cs="Segoe UI"/>
        </w:rPr>
        <w:t xml:space="preserve"> (If your app catalog is not at /sites/catalog)</w:t>
      </w:r>
    </w:p>
    <w:p w14:paraId="1AA2D685" w14:textId="747DCFCF" w:rsidR="00AB083E" w:rsidRPr="00B818AC" w:rsidRDefault="00AB083E" w:rsidP="00D435A3">
      <w:pPr>
        <w:pStyle w:val="ListParagraph"/>
        <w:numPr>
          <w:ilvl w:val="2"/>
          <w:numId w:val="24"/>
        </w:numPr>
        <w:rPr>
          <w:rFonts w:cs="Segoe UI"/>
        </w:rPr>
      </w:pPr>
      <w:proofErr w:type="spellStart"/>
      <w:r w:rsidRPr="00B818AC">
        <w:rPr>
          <w:rFonts w:cs="Segoe UI"/>
        </w:rPr>
        <w:t>Matter_Landing_Page_Script_File_Name</w:t>
      </w:r>
      <w:proofErr w:type="spellEnd"/>
      <w:r w:rsidR="006811DA" w:rsidRPr="00B818AC">
        <w:rPr>
          <w:rFonts w:cs="Segoe UI"/>
        </w:rPr>
        <w:t xml:space="preserve"> (If your app catalog is not at /sites/catalog)</w:t>
      </w:r>
    </w:p>
    <w:p w14:paraId="740C6AE1" w14:textId="77777777" w:rsidR="00AB083E" w:rsidRPr="00B818AC" w:rsidRDefault="00AB083E" w:rsidP="00D435A3">
      <w:pPr>
        <w:pStyle w:val="ListParagraph"/>
        <w:numPr>
          <w:ilvl w:val="2"/>
          <w:numId w:val="24"/>
        </w:numPr>
        <w:rPr>
          <w:rFonts w:cs="Segoe UI"/>
        </w:rPr>
      </w:pPr>
      <w:proofErr w:type="spellStart"/>
      <w:r w:rsidRPr="00B818AC">
        <w:rPr>
          <w:rFonts w:cs="Segoe UI"/>
        </w:rPr>
        <w:t>Search_Result_Source_ID</w:t>
      </w:r>
      <w:proofErr w:type="spellEnd"/>
      <w:r w:rsidRPr="00B818AC">
        <w:rPr>
          <w:rFonts w:cs="Segoe UI"/>
        </w:rPr>
        <w:t xml:space="preserve"> (Only if doing manual deployment, otherwise scripts will handle)</w:t>
      </w:r>
    </w:p>
    <w:p w14:paraId="1B6D2D48" w14:textId="77777777" w:rsidR="00AB083E" w:rsidRPr="00B818AC" w:rsidRDefault="00AB083E" w:rsidP="00D435A3">
      <w:pPr>
        <w:pStyle w:val="ListParagraph"/>
        <w:numPr>
          <w:ilvl w:val="2"/>
          <w:numId w:val="24"/>
        </w:numPr>
        <w:rPr>
          <w:rFonts w:cs="Segoe UI"/>
        </w:rPr>
      </w:pPr>
      <w:proofErr w:type="spellStart"/>
      <w:r w:rsidRPr="00B818AC">
        <w:rPr>
          <w:rFonts w:cs="Segoe UI"/>
        </w:rPr>
        <w:t>Site_Url</w:t>
      </w:r>
      <w:proofErr w:type="spellEnd"/>
    </w:p>
    <w:p w14:paraId="466EDA3A" w14:textId="199A2A05" w:rsidR="00AB083E" w:rsidRPr="00B818AC" w:rsidRDefault="00AB083E" w:rsidP="00D435A3">
      <w:pPr>
        <w:pStyle w:val="ListParagraph"/>
        <w:numPr>
          <w:ilvl w:val="2"/>
          <w:numId w:val="24"/>
        </w:numPr>
        <w:rPr>
          <w:rFonts w:cs="Segoe UI"/>
        </w:rPr>
      </w:pPr>
      <w:proofErr w:type="spellStart"/>
      <w:r w:rsidRPr="00B818AC">
        <w:rPr>
          <w:rFonts w:cs="Segoe UI"/>
        </w:rPr>
        <w:t>Tenant_WebDashboard_Link</w:t>
      </w:r>
      <w:proofErr w:type="spellEnd"/>
      <w:r w:rsidRPr="00B818AC">
        <w:rPr>
          <w:rFonts w:cs="Segoe UI"/>
        </w:rPr>
        <w:t xml:space="preserve"> – Update for Localized</w:t>
      </w:r>
      <w:r w:rsidR="006811DA" w:rsidRPr="00B818AC">
        <w:rPr>
          <w:rFonts w:cs="Segoe UI"/>
        </w:rPr>
        <w:t xml:space="preserve"> installs</w:t>
      </w:r>
    </w:p>
    <w:p w14:paraId="25B6D051" w14:textId="4A4AB1FF" w:rsidR="00AB083E" w:rsidRPr="00B818AC" w:rsidRDefault="00AB083E" w:rsidP="00D435A3">
      <w:pPr>
        <w:pStyle w:val="ListParagraph"/>
        <w:numPr>
          <w:ilvl w:val="2"/>
          <w:numId w:val="24"/>
        </w:numPr>
        <w:rPr>
          <w:rFonts w:cs="Segoe UI"/>
        </w:rPr>
      </w:pPr>
      <w:proofErr w:type="spellStart"/>
      <w:r w:rsidRPr="00B818AC">
        <w:rPr>
          <w:rFonts w:cs="Segoe UI"/>
        </w:rPr>
        <w:t>Template_Document_Library_Link</w:t>
      </w:r>
      <w:proofErr w:type="spellEnd"/>
      <w:r w:rsidRPr="00B818AC">
        <w:rPr>
          <w:rFonts w:cs="Segoe UI"/>
        </w:rPr>
        <w:t xml:space="preserve"> – Update for Localized</w:t>
      </w:r>
      <w:r w:rsidR="006811DA" w:rsidRPr="00B818AC">
        <w:rPr>
          <w:rFonts w:cs="Segoe UI"/>
        </w:rPr>
        <w:t xml:space="preserve"> installs</w:t>
      </w:r>
    </w:p>
    <w:p w14:paraId="716286D1" w14:textId="77777777" w:rsidR="00AB083E" w:rsidRPr="00B818AC" w:rsidRDefault="00AB083E" w:rsidP="00D435A3">
      <w:pPr>
        <w:pStyle w:val="ListParagraph"/>
        <w:numPr>
          <w:ilvl w:val="1"/>
          <w:numId w:val="24"/>
        </w:numPr>
        <w:rPr>
          <w:rFonts w:cs="Segoe UI"/>
        </w:rPr>
      </w:pPr>
      <w:proofErr w:type="spellStart"/>
      <w:r w:rsidRPr="00B818AC">
        <w:rPr>
          <w:rFonts w:cs="Segoe UI"/>
        </w:rPr>
        <w:t>Web.config</w:t>
      </w:r>
      <w:proofErr w:type="spellEnd"/>
    </w:p>
    <w:p w14:paraId="6BDB067F" w14:textId="77777777" w:rsidR="00AB083E" w:rsidRPr="00B818AC" w:rsidRDefault="00AB083E" w:rsidP="00D435A3">
      <w:pPr>
        <w:pStyle w:val="ListParagraph"/>
        <w:numPr>
          <w:ilvl w:val="2"/>
          <w:numId w:val="24"/>
        </w:numPr>
        <w:rPr>
          <w:rFonts w:cs="Segoe UI"/>
        </w:rPr>
      </w:pPr>
      <w:proofErr w:type="spellStart"/>
      <w:r w:rsidRPr="00B818AC">
        <w:rPr>
          <w:rFonts w:cs="Segoe UI"/>
        </w:rPr>
        <w:t>ClientId</w:t>
      </w:r>
      <w:proofErr w:type="spellEnd"/>
    </w:p>
    <w:p w14:paraId="4C9518AB" w14:textId="77777777" w:rsidR="00AB083E" w:rsidRPr="00B818AC" w:rsidRDefault="00AB083E" w:rsidP="00D435A3">
      <w:pPr>
        <w:pStyle w:val="ListParagraph"/>
        <w:numPr>
          <w:ilvl w:val="2"/>
          <w:numId w:val="24"/>
        </w:numPr>
        <w:rPr>
          <w:rFonts w:cs="Segoe UI"/>
        </w:rPr>
      </w:pPr>
      <w:proofErr w:type="spellStart"/>
      <w:r w:rsidRPr="00B818AC">
        <w:rPr>
          <w:rFonts w:cs="Segoe UI"/>
        </w:rPr>
        <w:t>ClientSecret</w:t>
      </w:r>
      <w:proofErr w:type="spellEnd"/>
    </w:p>
    <w:p w14:paraId="0EE02C92" w14:textId="77777777" w:rsidR="00AB083E" w:rsidRPr="00B818AC" w:rsidRDefault="00AB083E" w:rsidP="00D435A3">
      <w:pPr>
        <w:pStyle w:val="ListParagraph"/>
        <w:numPr>
          <w:ilvl w:val="2"/>
          <w:numId w:val="24"/>
        </w:numPr>
        <w:rPr>
          <w:rFonts w:cs="Segoe UI"/>
        </w:rPr>
      </w:pPr>
      <w:proofErr w:type="spellStart"/>
      <w:r w:rsidRPr="00B818AC">
        <w:rPr>
          <w:rFonts w:cs="Segoe UI"/>
        </w:rPr>
        <w:t>HostedAppHostNameOverride</w:t>
      </w:r>
      <w:proofErr w:type="spellEnd"/>
    </w:p>
    <w:p w14:paraId="491A855A" w14:textId="77777777" w:rsidR="00AB083E" w:rsidRPr="00B818AC" w:rsidRDefault="00AB083E" w:rsidP="00D435A3">
      <w:pPr>
        <w:pStyle w:val="ListParagraph"/>
        <w:numPr>
          <w:ilvl w:val="2"/>
          <w:numId w:val="24"/>
        </w:numPr>
        <w:rPr>
          <w:rFonts w:cs="Segoe UI"/>
        </w:rPr>
      </w:pPr>
      <w:r w:rsidRPr="00B818AC">
        <w:rPr>
          <w:rFonts w:cs="Segoe UI"/>
        </w:rPr>
        <w:t>Access-Control-Allow-Origin</w:t>
      </w:r>
    </w:p>
    <w:p w14:paraId="197A9CE6"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Microsoft.Legal.MatterCenter.SharePointAppWeb</w:t>
      </w:r>
      <w:proofErr w:type="spellEnd"/>
      <w:proofErr w:type="gramEnd"/>
    </w:p>
    <w:p w14:paraId="0FE1D6CF" w14:textId="77777777" w:rsidR="00AB083E" w:rsidRPr="00B818AC" w:rsidRDefault="00AB083E" w:rsidP="00D435A3">
      <w:pPr>
        <w:pStyle w:val="ListParagraph"/>
        <w:numPr>
          <w:ilvl w:val="1"/>
          <w:numId w:val="24"/>
        </w:numPr>
        <w:rPr>
          <w:rFonts w:cs="Segoe UI"/>
        </w:rPr>
      </w:pPr>
      <w:proofErr w:type="spellStart"/>
      <w:r w:rsidRPr="00B818AC">
        <w:rPr>
          <w:rFonts w:cs="Segoe UI"/>
        </w:rPr>
        <w:t>App_GlobalResources</w:t>
      </w:r>
      <w:proofErr w:type="spellEnd"/>
      <w:r w:rsidRPr="00B818AC">
        <w:rPr>
          <w:rFonts w:cs="Segoe UI"/>
        </w:rPr>
        <w:t>\</w:t>
      </w:r>
      <w:proofErr w:type="spellStart"/>
      <w:r w:rsidRPr="00B818AC">
        <w:rPr>
          <w:rFonts w:cs="Segoe UI"/>
        </w:rPr>
        <w:t>Constants.resx</w:t>
      </w:r>
      <w:proofErr w:type="spellEnd"/>
    </w:p>
    <w:p w14:paraId="65FA7FF7" w14:textId="77777777" w:rsidR="00AB083E" w:rsidRPr="00B818AC" w:rsidRDefault="00AB083E" w:rsidP="00D435A3">
      <w:pPr>
        <w:pStyle w:val="ListParagraph"/>
        <w:numPr>
          <w:ilvl w:val="2"/>
          <w:numId w:val="24"/>
        </w:numPr>
        <w:rPr>
          <w:rFonts w:cs="Segoe UI"/>
        </w:rPr>
      </w:pPr>
      <w:proofErr w:type="spellStart"/>
      <w:r w:rsidRPr="00B818AC">
        <w:rPr>
          <w:rFonts w:cs="Segoe UI"/>
        </w:rPr>
        <w:t>App_Redirect_URL</w:t>
      </w:r>
      <w:proofErr w:type="spellEnd"/>
    </w:p>
    <w:p w14:paraId="560C0C7B" w14:textId="77777777" w:rsidR="00AB083E" w:rsidRPr="00B818AC" w:rsidRDefault="00AB083E" w:rsidP="00D435A3">
      <w:pPr>
        <w:pStyle w:val="ListParagraph"/>
        <w:numPr>
          <w:ilvl w:val="2"/>
          <w:numId w:val="24"/>
        </w:numPr>
        <w:rPr>
          <w:rFonts w:cs="Segoe UI"/>
        </w:rPr>
      </w:pPr>
      <w:proofErr w:type="spellStart"/>
      <w:r w:rsidRPr="00B818AC">
        <w:rPr>
          <w:rFonts w:cs="Segoe UI"/>
        </w:rPr>
        <w:t>Application_Insight_App_Id</w:t>
      </w:r>
      <w:proofErr w:type="spellEnd"/>
    </w:p>
    <w:p w14:paraId="2747BE26" w14:textId="77777777" w:rsidR="00AB083E" w:rsidRPr="00B818AC" w:rsidRDefault="00AB083E" w:rsidP="00D435A3">
      <w:pPr>
        <w:pStyle w:val="ListParagraph"/>
        <w:numPr>
          <w:ilvl w:val="2"/>
          <w:numId w:val="24"/>
        </w:numPr>
        <w:rPr>
          <w:rFonts w:cs="Segoe UI"/>
        </w:rPr>
      </w:pPr>
      <w:proofErr w:type="spellStart"/>
      <w:r w:rsidRPr="00B818AC">
        <w:rPr>
          <w:rFonts w:cs="Segoe UI"/>
        </w:rPr>
        <w:t>Central_Repository_Url</w:t>
      </w:r>
      <w:proofErr w:type="spellEnd"/>
    </w:p>
    <w:p w14:paraId="06568E20" w14:textId="77777777" w:rsidR="00AB083E" w:rsidRPr="00B818AC" w:rsidRDefault="00AB083E" w:rsidP="00D435A3">
      <w:pPr>
        <w:pStyle w:val="ListParagraph"/>
        <w:numPr>
          <w:ilvl w:val="2"/>
          <w:numId w:val="24"/>
        </w:numPr>
        <w:rPr>
          <w:rFonts w:cs="Segoe UI"/>
        </w:rPr>
      </w:pPr>
      <w:proofErr w:type="spellStart"/>
      <w:r w:rsidRPr="00B818AC">
        <w:rPr>
          <w:rFonts w:cs="Segoe UI"/>
        </w:rPr>
        <w:t>ClientId</w:t>
      </w:r>
      <w:proofErr w:type="spellEnd"/>
    </w:p>
    <w:p w14:paraId="41971EB1" w14:textId="77777777" w:rsidR="00AB083E" w:rsidRPr="00B818AC" w:rsidRDefault="00AB083E" w:rsidP="00D435A3">
      <w:pPr>
        <w:pStyle w:val="ListParagraph"/>
        <w:numPr>
          <w:ilvl w:val="2"/>
          <w:numId w:val="24"/>
        </w:numPr>
        <w:rPr>
          <w:rFonts w:cs="Segoe UI"/>
        </w:rPr>
      </w:pPr>
      <w:proofErr w:type="spellStart"/>
      <w:r w:rsidRPr="00B818AC">
        <w:rPr>
          <w:rFonts w:cs="Segoe UI"/>
        </w:rPr>
        <w:t>Delve_Link</w:t>
      </w:r>
      <w:proofErr w:type="spellEnd"/>
    </w:p>
    <w:p w14:paraId="5D814790" w14:textId="77777777" w:rsidR="00AB083E" w:rsidRPr="00B818AC" w:rsidRDefault="00AB083E" w:rsidP="00D435A3">
      <w:pPr>
        <w:pStyle w:val="ListParagraph"/>
        <w:numPr>
          <w:ilvl w:val="2"/>
          <w:numId w:val="24"/>
        </w:numPr>
        <w:rPr>
          <w:rFonts w:cs="Segoe UI"/>
        </w:rPr>
      </w:pPr>
      <w:proofErr w:type="spellStart"/>
      <w:r w:rsidRPr="00B818AC">
        <w:rPr>
          <w:rFonts w:cs="Segoe UI"/>
        </w:rPr>
        <w:t>Image_Document_Icon</w:t>
      </w:r>
      <w:proofErr w:type="spellEnd"/>
      <w:r w:rsidRPr="00B818AC">
        <w:rPr>
          <w:rFonts w:cs="Segoe UI"/>
        </w:rPr>
        <w:t xml:space="preserve"> (needs to be updated for manual deployments)</w:t>
      </w:r>
    </w:p>
    <w:p w14:paraId="43A3424B" w14:textId="77777777" w:rsidR="00AB083E" w:rsidRPr="00B818AC" w:rsidRDefault="00AB083E" w:rsidP="00D435A3">
      <w:pPr>
        <w:pStyle w:val="ListParagraph"/>
        <w:numPr>
          <w:ilvl w:val="2"/>
          <w:numId w:val="24"/>
        </w:numPr>
        <w:rPr>
          <w:rFonts w:cs="Segoe UI"/>
        </w:rPr>
      </w:pPr>
      <w:proofErr w:type="spellStart"/>
      <w:r w:rsidRPr="00B818AC">
        <w:rPr>
          <w:rFonts w:cs="Segoe UI"/>
        </w:rPr>
        <w:t>Image_General_Document</w:t>
      </w:r>
      <w:proofErr w:type="spellEnd"/>
      <w:r w:rsidRPr="00B818AC">
        <w:rPr>
          <w:rFonts w:cs="Segoe UI"/>
        </w:rPr>
        <w:t xml:space="preserve"> (needs to be updated for manual deployments)</w:t>
      </w:r>
    </w:p>
    <w:p w14:paraId="69330F0F" w14:textId="77777777" w:rsidR="00AB083E" w:rsidRPr="00B818AC" w:rsidRDefault="00AB083E" w:rsidP="00D435A3">
      <w:pPr>
        <w:pStyle w:val="ListParagraph"/>
        <w:numPr>
          <w:ilvl w:val="2"/>
          <w:numId w:val="24"/>
        </w:numPr>
        <w:rPr>
          <w:rFonts w:cs="Segoe UI"/>
        </w:rPr>
      </w:pPr>
      <w:proofErr w:type="spellStart"/>
      <w:r w:rsidRPr="00B818AC">
        <w:rPr>
          <w:rFonts w:cs="Segoe UI"/>
        </w:rPr>
        <w:t>Learn_More_Link</w:t>
      </w:r>
      <w:proofErr w:type="spellEnd"/>
      <w:r w:rsidRPr="00B818AC">
        <w:rPr>
          <w:rFonts w:cs="Segoe UI"/>
        </w:rPr>
        <w:t xml:space="preserve"> </w:t>
      </w:r>
    </w:p>
    <w:p w14:paraId="66D5AE27" w14:textId="77777777" w:rsidR="00AB083E" w:rsidRPr="00B818AC" w:rsidRDefault="00AB083E" w:rsidP="00D435A3">
      <w:pPr>
        <w:pStyle w:val="ListParagraph"/>
        <w:numPr>
          <w:ilvl w:val="2"/>
          <w:numId w:val="24"/>
        </w:numPr>
        <w:rPr>
          <w:rFonts w:cs="Segoe UI"/>
        </w:rPr>
      </w:pPr>
      <w:proofErr w:type="spellStart"/>
      <w:r w:rsidRPr="00B818AC">
        <w:rPr>
          <w:rFonts w:cs="Segoe UI"/>
        </w:rPr>
        <w:t>Legal_Briefcase_Service_Url</w:t>
      </w:r>
      <w:proofErr w:type="spellEnd"/>
    </w:p>
    <w:p w14:paraId="2E870A1A" w14:textId="77777777" w:rsidR="00AB083E" w:rsidRPr="00B818AC" w:rsidRDefault="00AB083E" w:rsidP="00D435A3">
      <w:pPr>
        <w:pStyle w:val="ListParagraph"/>
        <w:numPr>
          <w:ilvl w:val="2"/>
          <w:numId w:val="24"/>
        </w:numPr>
        <w:rPr>
          <w:rFonts w:cs="Segoe UI"/>
        </w:rPr>
      </w:pPr>
      <w:proofErr w:type="spellStart"/>
      <w:r w:rsidRPr="00B818AC">
        <w:rPr>
          <w:rFonts w:cs="Segoe UI"/>
        </w:rPr>
        <w:t>Matter_Provision_Service_Url</w:t>
      </w:r>
      <w:proofErr w:type="spellEnd"/>
    </w:p>
    <w:p w14:paraId="0D9B4B8F" w14:textId="77777777" w:rsidR="00AB083E" w:rsidRPr="00B818AC" w:rsidRDefault="00AB083E" w:rsidP="00D435A3">
      <w:pPr>
        <w:pStyle w:val="ListParagraph"/>
        <w:numPr>
          <w:ilvl w:val="2"/>
          <w:numId w:val="24"/>
        </w:numPr>
        <w:rPr>
          <w:rFonts w:cs="Segoe UI"/>
        </w:rPr>
      </w:pPr>
      <w:proofErr w:type="spellStart"/>
      <w:r w:rsidRPr="00B818AC">
        <w:rPr>
          <w:rFonts w:cs="Segoe UI"/>
        </w:rPr>
        <w:t>Office_JS_URL</w:t>
      </w:r>
      <w:proofErr w:type="spellEnd"/>
    </w:p>
    <w:p w14:paraId="19AE64B3" w14:textId="77777777" w:rsidR="00AB083E" w:rsidRPr="00B818AC" w:rsidRDefault="00AB083E" w:rsidP="00D435A3">
      <w:pPr>
        <w:pStyle w:val="ListParagraph"/>
        <w:numPr>
          <w:ilvl w:val="2"/>
          <w:numId w:val="24"/>
        </w:numPr>
        <w:rPr>
          <w:rFonts w:cs="Segoe UI"/>
        </w:rPr>
      </w:pPr>
      <w:proofErr w:type="spellStart"/>
      <w:r w:rsidRPr="00B818AC">
        <w:rPr>
          <w:rFonts w:cs="Segoe UI"/>
        </w:rPr>
        <w:t>Search_Service_Url</w:t>
      </w:r>
      <w:proofErr w:type="spellEnd"/>
    </w:p>
    <w:p w14:paraId="5259DFE6" w14:textId="77777777" w:rsidR="00AB083E" w:rsidRPr="00B818AC" w:rsidRDefault="00AB083E" w:rsidP="00D435A3">
      <w:pPr>
        <w:pStyle w:val="ListParagraph"/>
        <w:numPr>
          <w:ilvl w:val="2"/>
          <w:numId w:val="24"/>
        </w:numPr>
        <w:rPr>
          <w:rFonts w:cs="Segoe UI"/>
        </w:rPr>
      </w:pPr>
      <w:proofErr w:type="spellStart"/>
      <w:r w:rsidRPr="00B818AC">
        <w:rPr>
          <w:rFonts w:cs="Segoe UI"/>
        </w:rPr>
        <w:t>Site_Url</w:t>
      </w:r>
      <w:proofErr w:type="spellEnd"/>
    </w:p>
    <w:p w14:paraId="5CEF4F39" w14:textId="2F4EBF16" w:rsidR="00AB083E" w:rsidRDefault="00AB083E" w:rsidP="00D435A3">
      <w:pPr>
        <w:pStyle w:val="ListParagraph"/>
        <w:numPr>
          <w:ilvl w:val="2"/>
          <w:numId w:val="24"/>
        </w:numPr>
        <w:rPr>
          <w:rFonts w:cs="Segoe UI"/>
        </w:rPr>
      </w:pPr>
      <w:proofErr w:type="spellStart"/>
      <w:r w:rsidRPr="00B818AC">
        <w:rPr>
          <w:rFonts w:cs="Segoe UI"/>
        </w:rPr>
        <w:lastRenderedPageBreak/>
        <w:t>Tenant_Url</w:t>
      </w:r>
      <w:proofErr w:type="spellEnd"/>
    </w:p>
    <w:p w14:paraId="7B056CBB" w14:textId="5384B07D" w:rsidR="00004B71" w:rsidRPr="00B818AC" w:rsidRDefault="00CE00EE" w:rsidP="00CE00EE">
      <w:pPr>
        <w:pStyle w:val="ListParagraph"/>
        <w:numPr>
          <w:ilvl w:val="2"/>
          <w:numId w:val="24"/>
        </w:numPr>
        <w:rPr>
          <w:rFonts w:cs="Segoe UI"/>
        </w:rPr>
      </w:pPr>
      <w:proofErr w:type="spellStart"/>
      <w:r w:rsidRPr="00CE00EE">
        <w:rPr>
          <w:rFonts w:cs="Segoe UI"/>
        </w:rPr>
        <w:t>UILogTableName</w:t>
      </w:r>
      <w:proofErr w:type="spellEnd"/>
    </w:p>
    <w:p w14:paraId="63BF2149" w14:textId="77777777" w:rsidR="00AB083E" w:rsidRPr="00B818AC" w:rsidRDefault="00AB083E" w:rsidP="00D435A3">
      <w:pPr>
        <w:pStyle w:val="ListParagraph"/>
        <w:numPr>
          <w:ilvl w:val="1"/>
          <w:numId w:val="24"/>
        </w:numPr>
        <w:rPr>
          <w:rFonts w:cs="Segoe UI"/>
        </w:rPr>
      </w:pPr>
      <w:proofErr w:type="spellStart"/>
      <w:r w:rsidRPr="00B818AC">
        <w:rPr>
          <w:rFonts w:cs="Segoe UI"/>
        </w:rPr>
        <w:t>ApplicationInsights.config</w:t>
      </w:r>
      <w:proofErr w:type="spellEnd"/>
    </w:p>
    <w:p w14:paraId="366CD6B8" w14:textId="4E63BC61" w:rsidR="00AB083E" w:rsidRDefault="00AB083E" w:rsidP="00D435A3">
      <w:pPr>
        <w:pStyle w:val="ListParagraph"/>
        <w:numPr>
          <w:ilvl w:val="2"/>
          <w:numId w:val="24"/>
        </w:numPr>
        <w:rPr>
          <w:rFonts w:cs="Segoe UI"/>
        </w:rPr>
      </w:pPr>
      <w:proofErr w:type="spellStart"/>
      <w:r w:rsidRPr="00B818AC">
        <w:rPr>
          <w:rFonts w:cs="Segoe UI"/>
        </w:rPr>
        <w:t>InstrumentationKey</w:t>
      </w:r>
      <w:proofErr w:type="spellEnd"/>
      <w:r w:rsidR="006811DA" w:rsidRPr="00B818AC">
        <w:rPr>
          <w:rFonts w:cs="Segoe UI"/>
        </w:rPr>
        <w:t xml:space="preserve"> (Fill in as NA if not using Application Insights)</w:t>
      </w:r>
    </w:p>
    <w:p w14:paraId="569720F0" w14:textId="0D06AEA1" w:rsidR="0052512C" w:rsidRPr="00B818AC" w:rsidRDefault="0052512C" w:rsidP="0052512C">
      <w:pPr>
        <w:pStyle w:val="ListParagraph"/>
        <w:numPr>
          <w:ilvl w:val="1"/>
          <w:numId w:val="24"/>
        </w:numPr>
        <w:rPr>
          <w:rFonts w:cs="Segoe UI"/>
        </w:rPr>
      </w:pPr>
      <w:proofErr w:type="spellStart"/>
      <w:r w:rsidRPr="0052512C">
        <w:rPr>
          <w:rFonts w:cs="Segoe UI"/>
        </w:rPr>
        <w:t>App_LocalResources</w:t>
      </w:r>
      <w:proofErr w:type="spellEnd"/>
      <w:r>
        <w:rPr>
          <w:rFonts w:cs="Segoe UI"/>
        </w:rPr>
        <w:t>\</w:t>
      </w:r>
      <w:proofErr w:type="spellStart"/>
      <w:r>
        <w:rPr>
          <w:rFonts w:cs="Segoe UI"/>
        </w:rPr>
        <w:t>Webdashboard.resx</w:t>
      </w:r>
      <w:proofErr w:type="spellEnd"/>
    </w:p>
    <w:p w14:paraId="633EAEDA" w14:textId="712106E6" w:rsidR="0052512C" w:rsidRDefault="00165319" w:rsidP="00D435A3">
      <w:pPr>
        <w:pStyle w:val="ListParagraph"/>
        <w:numPr>
          <w:ilvl w:val="2"/>
          <w:numId w:val="24"/>
        </w:numPr>
        <w:rPr>
          <w:rFonts w:cs="Segoe UI"/>
        </w:rPr>
      </w:pPr>
      <w:proofErr w:type="spellStart"/>
      <w:r>
        <w:rPr>
          <w:rFonts w:cs="Segoe UI"/>
        </w:rPr>
        <w:t>Feedback_and_Support</w:t>
      </w:r>
      <w:proofErr w:type="spellEnd"/>
    </w:p>
    <w:p w14:paraId="1F318D73" w14:textId="2985D570" w:rsidR="001C1E5E" w:rsidRPr="00B818AC" w:rsidRDefault="001C1E5E" w:rsidP="001C1E5E">
      <w:pPr>
        <w:pStyle w:val="ListParagraph"/>
        <w:numPr>
          <w:ilvl w:val="1"/>
          <w:numId w:val="24"/>
        </w:numPr>
        <w:rPr>
          <w:rFonts w:cs="Segoe UI"/>
        </w:rPr>
      </w:pPr>
      <w:proofErr w:type="spellStart"/>
      <w:r>
        <w:rPr>
          <w:rFonts w:cs="Segoe UI"/>
        </w:rPr>
        <w:t>MasterPage</w:t>
      </w:r>
      <w:proofErr w:type="spellEnd"/>
    </w:p>
    <w:p w14:paraId="45A43A79" w14:textId="3BA9E9AB" w:rsidR="0091348B" w:rsidRDefault="002F52F4">
      <w:pPr>
        <w:pStyle w:val="ListParagraph"/>
        <w:numPr>
          <w:ilvl w:val="2"/>
          <w:numId w:val="24"/>
        </w:numPr>
        <w:rPr>
          <w:rFonts w:cs="Segoe UI"/>
        </w:rPr>
      </w:pPr>
      <w:proofErr w:type="spellStart"/>
      <w:r>
        <w:rPr>
          <w:rFonts w:cs="Segoe UI"/>
        </w:rPr>
        <w:t>Matter</w:t>
      </w:r>
      <w:r w:rsidR="001C1E5E" w:rsidRPr="001C1E5E">
        <w:rPr>
          <w:rFonts w:cs="Segoe UI"/>
        </w:rPr>
        <w:t>CenterMaster.Master</w:t>
      </w:r>
      <w:proofErr w:type="spellEnd"/>
    </w:p>
    <w:p w14:paraId="05112680" w14:textId="6C2190C7" w:rsidR="00C6341D" w:rsidRDefault="00C6341D" w:rsidP="00497041">
      <w:pPr>
        <w:pStyle w:val="ListParagraph"/>
        <w:numPr>
          <w:ilvl w:val="3"/>
          <w:numId w:val="24"/>
        </w:numPr>
        <w:rPr>
          <w:rFonts w:cs="Segoe UI"/>
        </w:rPr>
      </w:pPr>
      <w:proofErr w:type="spellStart"/>
      <w:r w:rsidRPr="00C6341D">
        <w:rPr>
          <w:rFonts w:cs="Segoe UI"/>
        </w:rPr>
        <w:t>ContextualHelpSupport</w:t>
      </w:r>
      <w:proofErr w:type="spellEnd"/>
    </w:p>
    <w:p w14:paraId="309DFD76" w14:textId="2E152D5C" w:rsidR="00391F7C" w:rsidRDefault="00391F7C" w:rsidP="00497041">
      <w:pPr>
        <w:pStyle w:val="ListParagraph"/>
        <w:numPr>
          <w:ilvl w:val="3"/>
          <w:numId w:val="24"/>
        </w:numPr>
        <w:rPr>
          <w:rFonts w:cs="Segoe UI"/>
        </w:rPr>
      </w:pPr>
      <w:proofErr w:type="spellStart"/>
      <w:r w:rsidRPr="00391F7C">
        <w:rPr>
          <w:rFonts w:cs="Segoe UI"/>
        </w:rPr>
        <w:t>FeedbackAndSupport</w:t>
      </w:r>
      <w:proofErr w:type="spellEnd"/>
    </w:p>
    <w:p w14:paraId="7D79EE9F" w14:textId="4A9599AC" w:rsidR="00391F7C" w:rsidRDefault="00391F7C" w:rsidP="00497041">
      <w:pPr>
        <w:pStyle w:val="ListParagraph"/>
        <w:numPr>
          <w:ilvl w:val="3"/>
          <w:numId w:val="24"/>
        </w:numPr>
        <w:rPr>
          <w:rFonts w:cs="Segoe UI"/>
        </w:rPr>
      </w:pPr>
      <w:proofErr w:type="spellStart"/>
      <w:r w:rsidRPr="00391F7C">
        <w:rPr>
          <w:rFonts w:cs="Segoe UI"/>
        </w:rPr>
        <w:t>PrivacyAndCookies</w:t>
      </w:r>
      <w:proofErr w:type="spellEnd"/>
    </w:p>
    <w:p w14:paraId="68352F54" w14:textId="759B50A8" w:rsidR="00391F7C" w:rsidRPr="005840F8" w:rsidRDefault="00391F7C" w:rsidP="00497041">
      <w:pPr>
        <w:pStyle w:val="ListParagraph"/>
        <w:numPr>
          <w:ilvl w:val="3"/>
          <w:numId w:val="24"/>
        </w:numPr>
        <w:rPr>
          <w:rFonts w:cs="Segoe UI"/>
        </w:rPr>
      </w:pPr>
      <w:proofErr w:type="spellStart"/>
      <w:r w:rsidRPr="00391F7C">
        <w:rPr>
          <w:rFonts w:cs="Segoe UI"/>
        </w:rPr>
        <w:t>TermsofUse</w:t>
      </w:r>
      <w:proofErr w:type="spellEnd"/>
    </w:p>
    <w:p w14:paraId="32323C87" w14:textId="190349C2" w:rsidR="001C1E5E" w:rsidRPr="00B818AC" w:rsidRDefault="001C1E5E" w:rsidP="001C1E5E">
      <w:pPr>
        <w:pStyle w:val="ListParagraph"/>
        <w:numPr>
          <w:ilvl w:val="1"/>
          <w:numId w:val="24"/>
        </w:numPr>
        <w:rPr>
          <w:rFonts w:cs="Segoe UI"/>
        </w:rPr>
      </w:pPr>
      <w:r>
        <w:rPr>
          <w:rFonts w:cs="Segoe UI"/>
        </w:rPr>
        <w:t>Pages</w:t>
      </w:r>
    </w:p>
    <w:p w14:paraId="15058DF1" w14:textId="4A3FCC6B" w:rsidR="001C1E5E" w:rsidRDefault="001C1E5E">
      <w:pPr>
        <w:pStyle w:val="ListParagraph"/>
        <w:numPr>
          <w:ilvl w:val="2"/>
          <w:numId w:val="24"/>
        </w:numPr>
        <w:rPr>
          <w:rFonts w:cs="Segoe UI"/>
        </w:rPr>
      </w:pPr>
      <w:r>
        <w:rPr>
          <w:rFonts w:cs="Segoe UI"/>
        </w:rPr>
        <w:t>Footer.html</w:t>
      </w:r>
    </w:p>
    <w:p w14:paraId="0C921292" w14:textId="73D954EC" w:rsidR="005F171D" w:rsidRDefault="002E010E" w:rsidP="00497041">
      <w:pPr>
        <w:pStyle w:val="ListParagraph"/>
        <w:numPr>
          <w:ilvl w:val="3"/>
          <w:numId w:val="24"/>
        </w:numPr>
        <w:rPr>
          <w:rFonts w:cs="Segoe UI"/>
        </w:rPr>
      </w:pPr>
      <w:proofErr w:type="spellStart"/>
      <w:r w:rsidRPr="005F171D">
        <w:rPr>
          <w:rFonts w:cs="Segoe UI"/>
        </w:rPr>
        <w:t>F</w:t>
      </w:r>
      <w:r w:rsidR="005F171D" w:rsidRPr="005F171D">
        <w:rPr>
          <w:rFonts w:cs="Segoe UI"/>
        </w:rPr>
        <w:t>eedbackandsupport</w:t>
      </w:r>
      <w:proofErr w:type="spellEnd"/>
    </w:p>
    <w:p w14:paraId="740E2D5B" w14:textId="32DE9C3B" w:rsidR="002E010E" w:rsidRPr="005840F8" w:rsidRDefault="00A274BA" w:rsidP="00497041">
      <w:pPr>
        <w:pStyle w:val="ListParagraph"/>
        <w:numPr>
          <w:ilvl w:val="3"/>
          <w:numId w:val="24"/>
        </w:numPr>
        <w:rPr>
          <w:rFonts w:cs="Segoe UI"/>
        </w:rPr>
      </w:pPr>
      <w:r>
        <w:rPr>
          <w:rFonts w:cs="Segoe UI"/>
        </w:rPr>
        <w:t xml:space="preserve">Also </w:t>
      </w:r>
      <w:r w:rsidR="005C0763">
        <w:rPr>
          <w:rFonts w:cs="Segoe UI"/>
        </w:rPr>
        <w:t xml:space="preserve">update </w:t>
      </w:r>
      <w:r w:rsidR="007663D3">
        <w:rPr>
          <w:rFonts w:cs="Segoe UI"/>
        </w:rPr>
        <w:t xml:space="preserve">remaining 2 </w:t>
      </w:r>
      <w:r w:rsidR="005C0763">
        <w:rPr>
          <w:rFonts w:cs="Segoe UI"/>
        </w:rPr>
        <w:t xml:space="preserve">placeholders </w:t>
      </w:r>
      <w:r w:rsidR="005010FF">
        <w:rPr>
          <w:rFonts w:cs="Segoe UI"/>
        </w:rPr>
        <w:t xml:space="preserve">with </w:t>
      </w:r>
      <w:r w:rsidR="005C0763">
        <w:rPr>
          <w:rFonts w:cs="Segoe UI"/>
        </w:rPr>
        <w:t>respective hyperlinks</w:t>
      </w:r>
      <w:r w:rsidR="002B688E">
        <w:rPr>
          <w:rFonts w:cs="Segoe UI"/>
        </w:rPr>
        <w:t>.</w:t>
      </w:r>
    </w:p>
    <w:p w14:paraId="08762B96" w14:textId="77777777" w:rsidR="00AB083E" w:rsidRPr="00B818AC" w:rsidRDefault="00AB083E" w:rsidP="00D435A3">
      <w:pPr>
        <w:pStyle w:val="ListParagraph"/>
        <w:numPr>
          <w:ilvl w:val="1"/>
          <w:numId w:val="24"/>
        </w:numPr>
        <w:rPr>
          <w:rFonts w:cs="Segoe UI"/>
        </w:rPr>
      </w:pPr>
      <w:proofErr w:type="spellStart"/>
      <w:r w:rsidRPr="00B818AC">
        <w:rPr>
          <w:rFonts w:cs="Segoe UI"/>
        </w:rPr>
        <w:t>Web.config</w:t>
      </w:r>
      <w:proofErr w:type="spellEnd"/>
    </w:p>
    <w:p w14:paraId="3872CBB2" w14:textId="77777777" w:rsidR="00AB083E" w:rsidRPr="00B818AC" w:rsidRDefault="00AB083E" w:rsidP="00D435A3">
      <w:pPr>
        <w:pStyle w:val="ListParagraph"/>
        <w:numPr>
          <w:ilvl w:val="2"/>
          <w:numId w:val="24"/>
        </w:numPr>
        <w:rPr>
          <w:rFonts w:cs="Segoe UI"/>
        </w:rPr>
      </w:pPr>
      <w:proofErr w:type="spellStart"/>
      <w:r w:rsidRPr="00B818AC">
        <w:rPr>
          <w:rFonts w:cs="Segoe UI"/>
        </w:rPr>
        <w:t>ClientId</w:t>
      </w:r>
      <w:proofErr w:type="spellEnd"/>
    </w:p>
    <w:p w14:paraId="26FD39F7" w14:textId="77777777" w:rsidR="00AB083E" w:rsidRPr="00B818AC" w:rsidRDefault="00AB083E" w:rsidP="00D435A3">
      <w:pPr>
        <w:pStyle w:val="ListParagraph"/>
        <w:numPr>
          <w:ilvl w:val="2"/>
          <w:numId w:val="24"/>
        </w:numPr>
        <w:rPr>
          <w:rFonts w:cs="Segoe UI"/>
        </w:rPr>
      </w:pPr>
      <w:proofErr w:type="spellStart"/>
      <w:r w:rsidRPr="00B818AC">
        <w:rPr>
          <w:rFonts w:cs="Segoe UI"/>
        </w:rPr>
        <w:t>ClientSecret</w:t>
      </w:r>
      <w:proofErr w:type="spellEnd"/>
    </w:p>
    <w:p w14:paraId="5BA58B73" w14:textId="77777777" w:rsidR="00AB083E" w:rsidRPr="00B818AC" w:rsidRDefault="00AB083E" w:rsidP="00D435A3">
      <w:pPr>
        <w:pStyle w:val="ListParagraph"/>
        <w:numPr>
          <w:ilvl w:val="2"/>
          <w:numId w:val="24"/>
        </w:numPr>
        <w:rPr>
          <w:rFonts w:cs="Segoe UI"/>
        </w:rPr>
      </w:pPr>
      <w:proofErr w:type="spellStart"/>
      <w:r w:rsidRPr="00B818AC">
        <w:rPr>
          <w:rFonts w:cs="Segoe UI"/>
        </w:rPr>
        <w:t>HostedAppHostNameOverride</w:t>
      </w:r>
      <w:proofErr w:type="spellEnd"/>
    </w:p>
    <w:p w14:paraId="78E3A8FE"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Microsoft.Legal.MatterCenter.Utility</w:t>
      </w:r>
      <w:proofErr w:type="spellEnd"/>
      <w:proofErr w:type="gramEnd"/>
    </w:p>
    <w:p w14:paraId="50D71FE5" w14:textId="77777777" w:rsidR="00AB083E" w:rsidRPr="00B818AC" w:rsidRDefault="00AB083E" w:rsidP="00D435A3">
      <w:pPr>
        <w:pStyle w:val="ListParagraph"/>
        <w:numPr>
          <w:ilvl w:val="1"/>
          <w:numId w:val="24"/>
        </w:numPr>
        <w:rPr>
          <w:rFonts w:cs="Segoe UI"/>
        </w:rPr>
      </w:pPr>
      <w:proofErr w:type="spellStart"/>
      <w:r w:rsidRPr="00B818AC">
        <w:rPr>
          <w:rFonts w:cs="Segoe UI"/>
        </w:rPr>
        <w:t>Contsants.resx</w:t>
      </w:r>
      <w:proofErr w:type="spellEnd"/>
    </w:p>
    <w:p w14:paraId="67EF6556" w14:textId="77777777" w:rsidR="00AB083E" w:rsidRPr="00B818AC" w:rsidRDefault="00AB083E" w:rsidP="00D435A3">
      <w:pPr>
        <w:pStyle w:val="ListParagraph"/>
        <w:numPr>
          <w:ilvl w:val="2"/>
          <w:numId w:val="24"/>
        </w:numPr>
        <w:rPr>
          <w:rFonts w:cs="Segoe UI"/>
        </w:rPr>
      </w:pPr>
      <w:proofErr w:type="spellStart"/>
      <w:r w:rsidRPr="00B818AC">
        <w:rPr>
          <w:rFonts w:cs="Segoe UI"/>
        </w:rPr>
        <w:t>Provision_Matter_App_URL</w:t>
      </w:r>
      <w:proofErr w:type="spellEnd"/>
    </w:p>
    <w:p w14:paraId="660F8994" w14:textId="77777777" w:rsidR="00AB083E" w:rsidRPr="00B818AC" w:rsidRDefault="00AB083E" w:rsidP="00D435A3">
      <w:pPr>
        <w:pStyle w:val="ListParagraph"/>
        <w:numPr>
          <w:ilvl w:val="1"/>
          <w:numId w:val="24"/>
        </w:numPr>
        <w:rPr>
          <w:rFonts w:cs="Segoe UI"/>
        </w:rPr>
      </w:pPr>
      <w:proofErr w:type="spellStart"/>
      <w:r w:rsidRPr="00B818AC">
        <w:rPr>
          <w:rFonts w:cs="Segoe UI"/>
        </w:rPr>
        <w:t>Log.resx</w:t>
      </w:r>
      <w:proofErr w:type="spellEnd"/>
    </w:p>
    <w:p w14:paraId="7D1DDDD6" w14:textId="77777777" w:rsidR="00AB083E" w:rsidRPr="00B818AC" w:rsidRDefault="00AB083E" w:rsidP="00D435A3">
      <w:pPr>
        <w:pStyle w:val="ListParagraph"/>
        <w:numPr>
          <w:ilvl w:val="2"/>
          <w:numId w:val="24"/>
        </w:numPr>
        <w:rPr>
          <w:rFonts w:cs="Segoe UI"/>
        </w:rPr>
      </w:pPr>
      <w:proofErr w:type="spellStart"/>
      <w:r w:rsidRPr="00B818AC">
        <w:rPr>
          <w:rFonts w:cs="Segoe UI"/>
        </w:rPr>
        <w:t>CloudStorageConnectionString</w:t>
      </w:r>
      <w:proofErr w:type="spellEnd"/>
    </w:p>
    <w:p w14:paraId="7DD44A3B" w14:textId="77777777" w:rsidR="00AB083E" w:rsidRPr="00B818AC" w:rsidRDefault="00AB083E" w:rsidP="00D435A3">
      <w:pPr>
        <w:pStyle w:val="ListParagraph"/>
        <w:numPr>
          <w:ilvl w:val="2"/>
          <w:numId w:val="24"/>
        </w:numPr>
        <w:rPr>
          <w:rFonts w:cs="Segoe UI"/>
        </w:rPr>
      </w:pPr>
      <w:proofErr w:type="spellStart"/>
      <w:r w:rsidRPr="00B818AC">
        <w:rPr>
          <w:rFonts w:cs="Segoe UI"/>
        </w:rPr>
        <w:t>UtilityLogTableName</w:t>
      </w:r>
      <w:proofErr w:type="spellEnd"/>
    </w:p>
    <w:p w14:paraId="5430C46D"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w:t>
      </w:r>
      <w:proofErr w:type="gramEnd"/>
      <w:r w:rsidRPr="00B818AC">
        <w:rPr>
          <w:rFonts w:cs="Segoe UI"/>
        </w:rPr>
        <w:t>_Office</w:t>
      </w:r>
      <w:proofErr w:type="spellEnd"/>
    </w:p>
    <w:p w14:paraId="6DEC6156" w14:textId="77777777" w:rsidR="00AB083E" w:rsidRPr="00B818AC" w:rsidRDefault="00AB083E" w:rsidP="00D435A3">
      <w:pPr>
        <w:pStyle w:val="ListParagraph"/>
        <w:numPr>
          <w:ilvl w:val="1"/>
          <w:numId w:val="24"/>
        </w:numPr>
        <w:rPr>
          <w:rFonts w:cs="Segoe UI"/>
        </w:rPr>
      </w:pPr>
      <w:proofErr w:type="spellStart"/>
      <w:proofErr w:type="gramStart"/>
      <w:r w:rsidRPr="00B818AC">
        <w:rPr>
          <w:rFonts w:cs="Segoe UI"/>
        </w:rPr>
        <w:t>Microsoft.Legal.MatterCenter</w:t>
      </w:r>
      <w:proofErr w:type="gramEnd"/>
      <w:r w:rsidRPr="00B818AC">
        <w:rPr>
          <w:rFonts w:cs="Segoe UI"/>
        </w:rPr>
        <w:t>_OfficeManifest</w:t>
      </w:r>
      <w:proofErr w:type="spellEnd"/>
    </w:p>
    <w:p w14:paraId="205F14FC" w14:textId="06F89526" w:rsidR="00AB083E" w:rsidRPr="00B818AC" w:rsidRDefault="006811DA" w:rsidP="00D435A3">
      <w:pPr>
        <w:pStyle w:val="ListParagraph"/>
        <w:numPr>
          <w:ilvl w:val="2"/>
          <w:numId w:val="24"/>
        </w:numPr>
        <w:rPr>
          <w:rFonts w:cs="Segoe UI"/>
        </w:rPr>
      </w:pPr>
      <w:r w:rsidRPr="00B818AC">
        <w:rPr>
          <w:rFonts w:cs="Segoe UI"/>
        </w:rPr>
        <w:t>Id (Generate GUID with Visual Studio tool</w:t>
      </w:r>
      <w:r w:rsidR="00AB083E" w:rsidRPr="00B818AC">
        <w:rPr>
          <w:rFonts w:cs="Segoe UI"/>
        </w:rPr>
        <w:t>)</w:t>
      </w:r>
    </w:p>
    <w:p w14:paraId="7AB4BB05" w14:textId="77777777" w:rsidR="00AB083E" w:rsidRPr="00B818AC" w:rsidRDefault="00AB083E" w:rsidP="00D435A3">
      <w:pPr>
        <w:pStyle w:val="ListParagraph"/>
        <w:numPr>
          <w:ilvl w:val="2"/>
          <w:numId w:val="24"/>
        </w:numPr>
        <w:rPr>
          <w:rFonts w:cs="Segoe UI"/>
        </w:rPr>
      </w:pPr>
      <w:proofErr w:type="spellStart"/>
      <w:r w:rsidRPr="00B818AC">
        <w:rPr>
          <w:rFonts w:cs="Segoe UI"/>
        </w:rPr>
        <w:lastRenderedPageBreak/>
        <w:t>IconURL</w:t>
      </w:r>
      <w:proofErr w:type="spellEnd"/>
    </w:p>
    <w:p w14:paraId="0277A6DB" w14:textId="77777777" w:rsidR="00AB083E" w:rsidRPr="00B818AC" w:rsidRDefault="00AB083E" w:rsidP="00D435A3">
      <w:pPr>
        <w:pStyle w:val="ListParagraph"/>
        <w:numPr>
          <w:ilvl w:val="2"/>
          <w:numId w:val="24"/>
        </w:numPr>
        <w:rPr>
          <w:rFonts w:cs="Segoe UI"/>
        </w:rPr>
      </w:pPr>
      <w:proofErr w:type="spellStart"/>
      <w:r w:rsidRPr="00B818AC">
        <w:rPr>
          <w:rFonts w:cs="Segoe UI"/>
        </w:rPr>
        <w:t>AppDomains</w:t>
      </w:r>
      <w:proofErr w:type="spellEnd"/>
      <w:r w:rsidRPr="00B818AC">
        <w:rPr>
          <w:rFonts w:cs="Segoe UI"/>
        </w:rPr>
        <w:t xml:space="preserve"> (UI, Service, SharePoint)</w:t>
      </w:r>
    </w:p>
    <w:p w14:paraId="4348D2BC" w14:textId="46C168BF" w:rsidR="00AB083E" w:rsidRPr="00B818AC" w:rsidRDefault="00AB083E" w:rsidP="00D435A3">
      <w:pPr>
        <w:pStyle w:val="ListParagraph"/>
        <w:numPr>
          <w:ilvl w:val="2"/>
          <w:numId w:val="24"/>
        </w:numPr>
        <w:rPr>
          <w:rFonts w:cs="Segoe UI"/>
        </w:rPr>
      </w:pPr>
      <w:proofErr w:type="spellStart"/>
      <w:r w:rsidRPr="00B818AC">
        <w:rPr>
          <w:rFonts w:cs="Segoe UI"/>
        </w:rPr>
        <w:t>Sou</w:t>
      </w:r>
      <w:r w:rsidR="00755804">
        <w:rPr>
          <w:rFonts w:cs="Segoe UI"/>
        </w:rPr>
        <w:t>r</w:t>
      </w:r>
      <w:r w:rsidRPr="00B818AC">
        <w:rPr>
          <w:rFonts w:cs="Segoe UI"/>
        </w:rPr>
        <w:t>ceLocation</w:t>
      </w:r>
      <w:proofErr w:type="spellEnd"/>
    </w:p>
    <w:p w14:paraId="5BC95276" w14:textId="77777777" w:rsidR="00AB083E" w:rsidRPr="00B818AC" w:rsidRDefault="00AB083E" w:rsidP="00D435A3">
      <w:pPr>
        <w:pStyle w:val="ListParagraph"/>
        <w:numPr>
          <w:ilvl w:val="0"/>
          <w:numId w:val="24"/>
        </w:numPr>
        <w:rPr>
          <w:rFonts w:cs="Segoe UI"/>
        </w:rPr>
      </w:pPr>
      <w:proofErr w:type="spellStart"/>
      <w:proofErr w:type="gramStart"/>
      <w:r w:rsidRPr="00B818AC">
        <w:rPr>
          <w:rFonts w:cs="Segoe UI"/>
        </w:rPr>
        <w:t>Microsoft.Legal.MatterCenter</w:t>
      </w:r>
      <w:proofErr w:type="gramEnd"/>
      <w:r w:rsidRPr="00B818AC">
        <w:rPr>
          <w:rFonts w:cs="Segoe UI"/>
        </w:rPr>
        <w:t>_Outlook</w:t>
      </w:r>
      <w:proofErr w:type="spellEnd"/>
    </w:p>
    <w:p w14:paraId="556D5361" w14:textId="77777777" w:rsidR="00AB083E" w:rsidRPr="00B818AC" w:rsidRDefault="00AB083E" w:rsidP="00D435A3">
      <w:pPr>
        <w:pStyle w:val="ListParagraph"/>
        <w:numPr>
          <w:ilvl w:val="1"/>
          <w:numId w:val="24"/>
        </w:numPr>
        <w:rPr>
          <w:rFonts w:cs="Segoe UI"/>
        </w:rPr>
      </w:pPr>
      <w:proofErr w:type="spellStart"/>
      <w:proofErr w:type="gramStart"/>
      <w:r w:rsidRPr="00B818AC">
        <w:rPr>
          <w:rFonts w:cs="Segoe UI"/>
        </w:rPr>
        <w:t>Microsoft.Legal.MatterCenter</w:t>
      </w:r>
      <w:proofErr w:type="gramEnd"/>
      <w:r w:rsidRPr="00B818AC">
        <w:rPr>
          <w:rFonts w:cs="Segoe UI"/>
        </w:rPr>
        <w:t>_OutlookManifest</w:t>
      </w:r>
      <w:proofErr w:type="spellEnd"/>
    </w:p>
    <w:p w14:paraId="5E249A43" w14:textId="1BEF3D62" w:rsidR="00AB083E" w:rsidRPr="00B818AC" w:rsidRDefault="00AB083E" w:rsidP="00D435A3">
      <w:pPr>
        <w:pStyle w:val="ListParagraph"/>
        <w:numPr>
          <w:ilvl w:val="2"/>
          <w:numId w:val="24"/>
        </w:numPr>
        <w:rPr>
          <w:rFonts w:cs="Segoe UI"/>
        </w:rPr>
      </w:pPr>
      <w:r w:rsidRPr="00B818AC">
        <w:rPr>
          <w:rFonts w:cs="Segoe UI"/>
        </w:rPr>
        <w:t xml:space="preserve">Id </w:t>
      </w:r>
      <w:r w:rsidR="006811DA" w:rsidRPr="00B818AC">
        <w:rPr>
          <w:rFonts w:cs="Segoe UI"/>
        </w:rPr>
        <w:t>(Generate GUID with Visual Studio tool)</w:t>
      </w:r>
    </w:p>
    <w:p w14:paraId="3D3ED701" w14:textId="77777777" w:rsidR="00AB083E" w:rsidRPr="00B818AC" w:rsidRDefault="00AB083E" w:rsidP="00D435A3">
      <w:pPr>
        <w:pStyle w:val="ListParagraph"/>
        <w:numPr>
          <w:ilvl w:val="2"/>
          <w:numId w:val="24"/>
        </w:numPr>
        <w:rPr>
          <w:rFonts w:cs="Segoe UI"/>
        </w:rPr>
      </w:pPr>
      <w:proofErr w:type="spellStart"/>
      <w:r w:rsidRPr="00B818AC">
        <w:rPr>
          <w:rFonts w:cs="Segoe UI"/>
        </w:rPr>
        <w:t>IconUrl</w:t>
      </w:r>
      <w:proofErr w:type="spellEnd"/>
    </w:p>
    <w:p w14:paraId="2ECB12F6" w14:textId="77777777" w:rsidR="00AB083E" w:rsidRPr="00B818AC" w:rsidRDefault="00AB083E" w:rsidP="00D435A3">
      <w:pPr>
        <w:pStyle w:val="ListParagraph"/>
        <w:numPr>
          <w:ilvl w:val="2"/>
          <w:numId w:val="24"/>
        </w:numPr>
        <w:rPr>
          <w:rFonts w:cs="Segoe UI"/>
        </w:rPr>
      </w:pPr>
      <w:proofErr w:type="spellStart"/>
      <w:r w:rsidRPr="00B818AC">
        <w:rPr>
          <w:rFonts w:cs="Segoe UI"/>
        </w:rPr>
        <w:t>AppDomains</w:t>
      </w:r>
      <w:proofErr w:type="spellEnd"/>
      <w:r w:rsidRPr="00B818AC">
        <w:rPr>
          <w:rFonts w:cs="Segoe UI"/>
        </w:rPr>
        <w:t xml:space="preserve"> (UI, Service, SharePoint)</w:t>
      </w:r>
    </w:p>
    <w:p w14:paraId="3FA339CA" w14:textId="04DC432E" w:rsidR="00AB083E" w:rsidRPr="00B818AC" w:rsidRDefault="00AB083E" w:rsidP="00D435A3">
      <w:pPr>
        <w:pStyle w:val="ListParagraph"/>
        <w:numPr>
          <w:ilvl w:val="2"/>
          <w:numId w:val="24"/>
        </w:numPr>
        <w:rPr>
          <w:rFonts w:cs="Segoe UI"/>
        </w:rPr>
      </w:pPr>
      <w:proofErr w:type="spellStart"/>
      <w:r w:rsidRPr="00B818AC">
        <w:rPr>
          <w:rFonts w:cs="Segoe UI"/>
        </w:rPr>
        <w:t>Sou</w:t>
      </w:r>
      <w:r w:rsidR="00755804">
        <w:rPr>
          <w:rFonts w:cs="Segoe UI"/>
        </w:rPr>
        <w:t>r</w:t>
      </w:r>
      <w:r w:rsidRPr="00B818AC">
        <w:rPr>
          <w:rFonts w:cs="Segoe UI"/>
        </w:rPr>
        <w:t>ceLocation</w:t>
      </w:r>
      <w:proofErr w:type="spellEnd"/>
      <w:r w:rsidRPr="00B818AC">
        <w:rPr>
          <w:rFonts w:cs="Segoe UI"/>
        </w:rPr>
        <w:t xml:space="preserve"> x 4</w:t>
      </w:r>
    </w:p>
    <w:p w14:paraId="5261BF0A" w14:textId="77777777" w:rsidR="00AB083E" w:rsidRPr="00B818AC" w:rsidRDefault="00AB083E" w:rsidP="00AB083E">
      <w:pPr>
        <w:rPr>
          <w:rFonts w:eastAsia="Times New Roman" w:cs="Segoe UI"/>
          <w:b/>
          <w:color w:val="767171" w:themeColor="background2" w:themeShade="80"/>
        </w:rPr>
      </w:pPr>
    </w:p>
    <w:p w14:paraId="0029B662" w14:textId="77777777" w:rsidR="004B29CC" w:rsidRPr="00B818AC" w:rsidRDefault="004B29CC" w:rsidP="00342029">
      <w:pPr>
        <w:rPr>
          <w:rFonts w:eastAsia="Times New Roman" w:cs="Segoe UI"/>
          <w:color w:val="767171" w:themeColor="background2" w:themeShade="80"/>
        </w:rPr>
      </w:pPr>
    </w:p>
    <w:sectPr w:rsidR="004B29CC" w:rsidRPr="00B818AC" w:rsidSect="00215826">
      <w:footerReference w:type="default" r:id="rId9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04445" w14:textId="77777777" w:rsidR="00E966FD" w:rsidRDefault="00E966FD" w:rsidP="009F5667">
      <w:pPr>
        <w:spacing w:after="0" w:line="240" w:lineRule="auto"/>
      </w:pPr>
      <w:r>
        <w:separator/>
      </w:r>
    </w:p>
  </w:endnote>
  <w:endnote w:type="continuationSeparator" w:id="0">
    <w:p w14:paraId="6212AC49" w14:textId="77777777" w:rsidR="00E966FD" w:rsidRDefault="00E966FD" w:rsidP="009F56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2835BC4B" w:rsidR="0005083A" w:rsidRDefault="0005083A">
        <w:pPr>
          <w:pStyle w:val="Footer"/>
          <w:jc w:val="right"/>
        </w:pPr>
        <w:r>
          <w:fldChar w:fldCharType="begin"/>
        </w:r>
        <w:r>
          <w:instrText xml:space="preserve"> PAGE   \* MERGEFORMAT </w:instrText>
        </w:r>
        <w:r>
          <w:fldChar w:fldCharType="separate"/>
        </w:r>
        <w:r w:rsidR="00415AE8">
          <w:rPr>
            <w:noProof/>
          </w:rPr>
          <w:t>22</w:t>
        </w:r>
        <w:r>
          <w:rPr>
            <w:noProof/>
          </w:rPr>
          <w:fldChar w:fldCharType="end"/>
        </w:r>
      </w:p>
    </w:sdtContent>
  </w:sdt>
  <w:p w14:paraId="10A4F28E" w14:textId="77777777" w:rsidR="0005083A" w:rsidRDefault="000508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269915" w14:textId="77777777" w:rsidR="00E966FD" w:rsidRDefault="00E966FD" w:rsidP="009F5667">
      <w:pPr>
        <w:spacing w:after="0" w:line="240" w:lineRule="auto"/>
      </w:pPr>
      <w:r>
        <w:separator/>
      </w:r>
    </w:p>
  </w:footnote>
  <w:footnote w:type="continuationSeparator" w:id="0">
    <w:p w14:paraId="6411257F" w14:textId="77777777" w:rsidR="00E966FD" w:rsidRDefault="00E966FD" w:rsidP="009F56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EF8C4FA0"/>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2870D14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6D34D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2"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C187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3"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27"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3" w15:restartNumberingAfterBreak="0">
    <w:nsid w:val="553066BD"/>
    <w:multiLevelType w:val="hybridMultilevel"/>
    <w:tmpl w:val="5C443526"/>
    <w:lvl w:ilvl="0" w:tplc="0409001B">
      <w:start w:val="1"/>
      <w:numFmt w:val="lowerRoman"/>
      <w:lvlText w:val="%1."/>
      <w:lvlJc w:val="right"/>
      <w:pPr>
        <w:ind w:left="2866" w:hanging="360"/>
      </w:pPr>
    </w:lvl>
    <w:lvl w:ilvl="1" w:tplc="04090019" w:tentative="1">
      <w:start w:val="1"/>
      <w:numFmt w:val="lowerLetter"/>
      <w:lvlText w:val="%2."/>
      <w:lvlJc w:val="left"/>
      <w:pPr>
        <w:ind w:left="3586" w:hanging="360"/>
      </w:pPr>
    </w:lvl>
    <w:lvl w:ilvl="2" w:tplc="0409001B" w:tentative="1">
      <w:start w:val="1"/>
      <w:numFmt w:val="lowerRoman"/>
      <w:lvlText w:val="%3."/>
      <w:lvlJc w:val="right"/>
      <w:pPr>
        <w:ind w:left="4306" w:hanging="180"/>
      </w:pPr>
    </w:lvl>
    <w:lvl w:ilvl="3" w:tplc="0409000F" w:tentative="1">
      <w:start w:val="1"/>
      <w:numFmt w:val="decimal"/>
      <w:lvlText w:val="%4."/>
      <w:lvlJc w:val="left"/>
      <w:pPr>
        <w:ind w:left="5026" w:hanging="360"/>
      </w:pPr>
    </w:lvl>
    <w:lvl w:ilvl="4" w:tplc="04090019" w:tentative="1">
      <w:start w:val="1"/>
      <w:numFmt w:val="lowerLetter"/>
      <w:lvlText w:val="%5."/>
      <w:lvlJc w:val="left"/>
      <w:pPr>
        <w:ind w:left="5746" w:hanging="360"/>
      </w:pPr>
    </w:lvl>
    <w:lvl w:ilvl="5" w:tplc="0409001B" w:tentative="1">
      <w:start w:val="1"/>
      <w:numFmt w:val="lowerRoman"/>
      <w:lvlText w:val="%6."/>
      <w:lvlJc w:val="right"/>
      <w:pPr>
        <w:ind w:left="6466" w:hanging="180"/>
      </w:pPr>
    </w:lvl>
    <w:lvl w:ilvl="6" w:tplc="0409000F" w:tentative="1">
      <w:start w:val="1"/>
      <w:numFmt w:val="decimal"/>
      <w:lvlText w:val="%7."/>
      <w:lvlJc w:val="left"/>
      <w:pPr>
        <w:ind w:left="7186" w:hanging="360"/>
      </w:pPr>
    </w:lvl>
    <w:lvl w:ilvl="7" w:tplc="04090019" w:tentative="1">
      <w:start w:val="1"/>
      <w:numFmt w:val="lowerLetter"/>
      <w:lvlText w:val="%8."/>
      <w:lvlJc w:val="left"/>
      <w:pPr>
        <w:ind w:left="7906" w:hanging="360"/>
      </w:pPr>
    </w:lvl>
    <w:lvl w:ilvl="8" w:tplc="0409001B" w:tentative="1">
      <w:start w:val="1"/>
      <w:numFmt w:val="lowerRoman"/>
      <w:lvlText w:val="%9."/>
      <w:lvlJc w:val="right"/>
      <w:pPr>
        <w:ind w:left="8626" w:hanging="180"/>
      </w:pPr>
    </w:lvl>
  </w:abstractNum>
  <w:abstractNum w:abstractNumId="34"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43"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num>
  <w:num w:numId="2">
    <w:abstractNumId w:val="22"/>
  </w:num>
  <w:num w:numId="3">
    <w:abstractNumId w:val="21"/>
  </w:num>
  <w:num w:numId="4">
    <w:abstractNumId w:val="44"/>
  </w:num>
  <w:num w:numId="5">
    <w:abstractNumId w:val="2"/>
  </w:num>
  <w:num w:numId="6">
    <w:abstractNumId w:val="15"/>
  </w:num>
  <w:num w:numId="7">
    <w:abstractNumId w:val="40"/>
  </w:num>
  <w:num w:numId="8">
    <w:abstractNumId w:val="24"/>
    <w:lvlOverride w:ilvl="0">
      <w:startOverride w:val="1"/>
    </w:lvlOverride>
  </w:num>
  <w:num w:numId="9">
    <w:abstractNumId w:val="11"/>
  </w:num>
  <w:num w:numId="10">
    <w:abstractNumId w:val="35"/>
  </w:num>
  <w:num w:numId="11">
    <w:abstractNumId w:val="41"/>
  </w:num>
  <w:num w:numId="12">
    <w:abstractNumId w:val="18"/>
  </w:num>
  <w:num w:numId="13">
    <w:abstractNumId w:val="34"/>
  </w:num>
  <w:num w:numId="14">
    <w:abstractNumId w:val="38"/>
  </w:num>
  <w:num w:numId="15">
    <w:abstractNumId w:val="17"/>
  </w:num>
  <w:num w:numId="16">
    <w:abstractNumId w:val="4"/>
  </w:num>
  <w:num w:numId="17">
    <w:abstractNumId w:val="31"/>
  </w:num>
  <w:num w:numId="18">
    <w:abstractNumId w:val="28"/>
  </w:num>
  <w:num w:numId="19">
    <w:abstractNumId w:val="5"/>
  </w:num>
  <w:num w:numId="20">
    <w:abstractNumId w:val="10"/>
  </w:num>
  <w:num w:numId="21">
    <w:abstractNumId w:val="33"/>
  </w:num>
  <w:num w:numId="22">
    <w:abstractNumId w:val="26"/>
  </w:num>
  <w:num w:numId="23">
    <w:abstractNumId w:val="42"/>
  </w:num>
  <w:num w:numId="24">
    <w:abstractNumId w:val="13"/>
  </w:num>
  <w:num w:numId="25">
    <w:abstractNumId w:val="36"/>
  </w:num>
  <w:num w:numId="26">
    <w:abstractNumId w:val="6"/>
  </w:num>
  <w:num w:numId="27">
    <w:abstractNumId w:val="1"/>
  </w:num>
  <w:num w:numId="28">
    <w:abstractNumId w:val="0"/>
  </w:num>
  <w:num w:numId="29">
    <w:abstractNumId w:val="39"/>
  </w:num>
  <w:num w:numId="30">
    <w:abstractNumId w:val="29"/>
  </w:num>
  <w:num w:numId="31">
    <w:abstractNumId w:val="37"/>
  </w:num>
  <w:num w:numId="32">
    <w:abstractNumId w:val="14"/>
  </w:num>
  <w:num w:numId="33">
    <w:abstractNumId w:val="23"/>
  </w:num>
  <w:num w:numId="34">
    <w:abstractNumId w:val="0"/>
    <w:lvlOverride w:ilvl="0">
      <w:startOverride w:val="1"/>
    </w:lvlOverride>
  </w:num>
  <w:num w:numId="35">
    <w:abstractNumId w:val="45"/>
  </w:num>
  <w:num w:numId="36">
    <w:abstractNumId w:val="12"/>
  </w:num>
  <w:num w:numId="37">
    <w:abstractNumId w:val="25"/>
  </w:num>
  <w:num w:numId="38">
    <w:abstractNumId w:val="7"/>
  </w:num>
  <w:num w:numId="39">
    <w:abstractNumId w:val="30"/>
  </w:num>
  <w:num w:numId="40">
    <w:abstractNumId w:val="3"/>
  </w:num>
  <w:num w:numId="41">
    <w:abstractNumId w:val="43"/>
  </w:num>
  <w:num w:numId="42">
    <w:abstractNumId w:val="16"/>
  </w:num>
  <w:num w:numId="43">
    <w:abstractNumId w:val="32"/>
  </w:num>
  <w:num w:numId="44">
    <w:abstractNumId w:val="20"/>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27"/>
  </w:num>
  <w:num w:numId="53">
    <w:abstractNumId w:val="0"/>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wapnil Mirjolkar | MAQ Software">
    <w15:presenceInfo w15:providerId="None" w15:userId="Swapnil Mirjolkar | MAQ Softwa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EDE"/>
    <w:rsid w:val="00042269"/>
    <w:rsid w:val="0005083A"/>
    <w:rsid w:val="0005320A"/>
    <w:rsid w:val="00063105"/>
    <w:rsid w:val="000C5D1B"/>
    <w:rsid w:val="000F10CB"/>
    <w:rsid w:val="00100CC8"/>
    <w:rsid w:val="001029D2"/>
    <w:rsid w:val="00106062"/>
    <w:rsid w:val="00114A66"/>
    <w:rsid w:val="00121DF4"/>
    <w:rsid w:val="001225FD"/>
    <w:rsid w:val="00126EBD"/>
    <w:rsid w:val="001431B3"/>
    <w:rsid w:val="001504E9"/>
    <w:rsid w:val="00153D72"/>
    <w:rsid w:val="00154B4E"/>
    <w:rsid w:val="00165319"/>
    <w:rsid w:val="00175AE7"/>
    <w:rsid w:val="001A079C"/>
    <w:rsid w:val="001B018C"/>
    <w:rsid w:val="001B05B1"/>
    <w:rsid w:val="001B2782"/>
    <w:rsid w:val="001B57FA"/>
    <w:rsid w:val="001B67D0"/>
    <w:rsid w:val="001C1E5E"/>
    <w:rsid w:val="001C566A"/>
    <w:rsid w:val="001D7AA2"/>
    <w:rsid w:val="00206DF5"/>
    <w:rsid w:val="00207996"/>
    <w:rsid w:val="00215826"/>
    <w:rsid w:val="0022194D"/>
    <w:rsid w:val="00243879"/>
    <w:rsid w:val="00244E9A"/>
    <w:rsid w:val="00253421"/>
    <w:rsid w:val="00265943"/>
    <w:rsid w:val="00291CF1"/>
    <w:rsid w:val="002978E5"/>
    <w:rsid w:val="002B688E"/>
    <w:rsid w:val="002C5636"/>
    <w:rsid w:val="002E010E"/>
    <w:rsid w:val="002E4779"/>
    <w:rsid w:val="002F52F4"/>
    <w:rsid w:val="002F5750"/>
    <w:rsid w:val="003009B7"/>
    <w:rsid w:val="00304A95"/>
    <w:rsid w:val="0032752A"/>
    <w:rsid w:val="00342029"/>
    <w:rsid w:val="003474FD"/>
    <w:rsid w:val="0034778D"/>
    <w:rsid w:val="00356813"/>
    <w:rsid w:val="00391F7C"/>
    <w:rsid w:val="0039643B"/>
    <w:rsid w:val="003A5541"/>
    <w:rsid w:val="003A6DEC"/>
    <w:rsid w:val="003A7492"/>
    <w:rsid w:val="003C272F"/>
    <w:rsid w:val="003C48FD"/>
    <w:rsid w:val="003C6DC5"/>
    <w:rsid w:val="003D67CB"/>
    <w:rsid w:val="003E5A85"/>
    <w:rsid w:val="003E7B54"/>
    <w:rsid w:val="003E7E08"/>
    <w:rsid w:val="003F4559"/>
    <w:rsid w:val="00404891"/>
    <w:rsid w:val="004078E4"/>
    <w:rsid w:val="00407ED5"/>
    <w:rsid w:val="00415AE8"/>
    <w:rsid w:val="00426C46"/>
    <w:rsid w:val="0043230E"/>
    <w:rsid w:val="004407A4"/>
    <w:rsid w:val="004516AA"/>
    <w:rsid w:val="00451DE4"/>
    <w:rsid w:val="004567E8"/>
    <w:rsid w:val="004755DC"/>
    <w:rsid w:val="00482F1D"/>
    <w:rsid w:val="00493164"/>
    <w:rsid w:val="00493E12"/>
    <w:rsid w:val="00497041"/>
    <w:rsid w:val="004B29CC"/>
    <w:rsid w:val="004C0360"/>
    <w:rsid w:val="004D1A1C"/>
    <w:rsid w:val="004E29A8"/>
    <w:rsid w:val="004F0115"/>
    <w:rsid w:val="004F1978"/>
    <w:rsid w:val="004F2DF7"/>
    <w:rsid w:val="004F4642"/>
    <w:rsid w:val="004F4672"/>
    <w:rsid w:val="004F584D"/>
    <w:rsid w:val="0050052F"/>
    <w:rsid w:val="005010FF"/>
    <w:rsid w:val="005056FD"/>
    <w:rsid w:val="005224E8"/>
    <w:rsid w:val="005225A3"/>
    <w:rsid w:val="0052512C"/>
    <w:rsid w:val="0053009C"/>
    <w:rsid w:val="00531E0E"/>
    <w:rsid w:val="00536E7F"/>
    <w:rsid w:val="005617D8"/>
    <w:rsid w:val="005719FD"/>
    <w:rsid w:val="00575E50"/>
    <w:rsid w:val="005840F8"/>
    <w:rsid w:val="00591F67"/>
    <w:rsid w:val="005955B1"/>
    <w:rsid w:val="005A0E08"/>
    <w:rsid w:val="005A4AA8"/>
    <w:rsid w:val="005B4A90"/>
    <w:rsid w:val="005C0763"/>
    <w:rsid w:val="005D22A8"/>
    <w:rsid w:val="005D359E"/>
    <w:rsid w:val="005E5C30"/>
    <w:rsid w:val="005E7A09"/>
    <w:rsid w:val="005F171D"/>
    <w:rsid w:val="005F28AC"/>
    <w:rsid w:val="0060642C"/>
    <w:rsid w:val="006235E1"/>
    <w:rsid w:val="00641C10"/>
    <w:rsid w:val="00662487"/>
    <w:rsid w:val="00670EAA"/>
    <w:rsid w:val="00674CE3"/>
    <w:rsid w:val="0067740E"/>
    <w:rsid w:val="006811DA"/>
    <w:rsid w:val="0068396F"/>
    <w:rsid w:val="00695982"/>
    <w:rsid w:val="0069644E"/>
    <w:rsid w:val="006C50A4"/>
    <w:rsid w:val="006E3D66"/>
    <w:rsid w:val="00702369"/>
    <w:rsid w:val="00710FF7"/>
    <w:rsid w:val="00714130"/>
    <w:rsid w:val="00714CC3"/>
    <w:rsid w:val="00725062"/>
    <w:rsid w:val="007255A5"/>
    <w:rsid w:val="00731D1A"/>
    <w:rsid w:val="00732BC8"/>
    <w:rsid w:val="0073785C"/>
    <w:rsid w:val="007446A9"/>
    <w:rsid w:val="00746939"/>
    <w:rsid w:val="00755804"/>
    <w:rsid w:val="0076342B"/>
    <w:rsid w:val="007663D3"/>
    <w:rsid w:val="00770485"/>
    <w:rsid w:val="00774E7F"/>
    <w:rsid w:val="007A3459"/>
    <w:rsid w:val="007E1E1F"/>
    <w:rsid w:val="007E3B38"/>
    <w:rsid w:val="00801C6F"/>
    <w:rsid w:val="008044FB"/>
    <w:rsid w:val="008118BC"/>
    <w:rsid w:val="00825170"/>
    <w:rsid w:val="00827748"/>
    <w:rsid w:val="00851890"/>
    <w:rsid w:val="00861F4B"/>
    <w:rsid w:val="00890C17"/>
    <w:rsid w:val="00894A66"/>
    <w:rsid w:val="008A3D67"/>
    <w:rsid w:val="008A565D"/>
    <w:rsid w:val="008B0B9C"/>
    <w:rsid w:val="008D2049"/>
    <w:rsid w:val="008E1C07"/>
    <w:rsid w:val="008E1DC9"/>
    <w:rsid w:val="008F1C89"/>
    <w:rsid w:val="008F7956"/>
    <w:rsid w:val="008F7E3C"/>
    <w:rsid w:val="0091348B"/>
    <w:rsid w:val="00930382"/>
    <w:rsid w:val="0093397B"/>
    <w:rsid w:val="00941DE7"/>
    <w:rsid w:val="00951A50"/>
    <w:rsid w:val="00954A6F"/>
    <w:rsid w:val="00965BDA"/>
    <w:rsid w:val="009675DA"/>
    <w:rsid w:val="009720F2"/>
    <w:rsid w:val="00985335"/>
    <w:rsid w:val="00994081"/>
    <w:rsid w:val="009A06D9"/>
    <w:rsid w:val="009A114D"/>
    <w:rsid w:val="009B298E"/>
    <w:rsid w:val="009B4C55"/>
    <w:rsid w:val="009C044C"/>
    <w:rsid w:val="009C143D"/>
    <w:rsid w:val="009C6DF4"/>
    <w:rsid w:val="009E5633"/>
    <w:rsid w:val="009E725B"/>
    <w:rsid w:val="009F5667"/>
    <w:rsid w:val="00A011B9"/>
    <w:rsid w:val="00A14D29"/>
    <w:rsid w:val="00A15AE1"/>
    <w:rsid w:val="00A16A7D"/>
    <w:rsid w:val="00A24E53"/>
    <w:rsid w:val="00A274BA"/>
    <w:rsid w:val="00A27AFF"/>
    <w:rsid w:val="00A27E09"/>
    <w:rsid w:val="00A27F5C"/>
    <w:rsid w:val="00A64273"/>
    <w:rsid w:val="00A82177"/>
    <w:rsid w:val="00A82797"/>
    <w:rsid w:val="00A82E71"/>
    <w:rsid w:val="00A866B5"/>
    <w:rsid w:val="00A9280A"/>
    <w:rsid w:val="00A9737E"/>
    <w:rsid w:val="00AA435F"/>
    <w:rsid w:val="00AB083E"/>
    <w:rsid w:val="00AB7F8A"/>
    <w:rsid w:val="00AC01C9"/>
    <w:rsid w:val="00AD111D"/>
    <w:rsid w:val="00AD2D53"/>
    <w:rsid w:val="00AE7FEE"/>
    <w:rsid w:val="00AF119B"/>
    <w:rsid w:val="00B177BC"/>
    <w:rsid w:val="00B25823"/>
    <w:rsid w:val="00B35D85"/>
    <w:rsid w:val="00B602B0"/>
    <w:rsid w:val="00B64E51"/>
    <w:rsid w:val="00B736F6"/>
    <w:rsid w:val="00B818AC"/>
    <w:rsid w:val="00B82319"/>
    <w:rsid w:val="00B871F4"/>
    <w:rsid w:val="00BA049E"/>
    <w:rsid w:val="00BA57DE"/>
    <w:rsid w:val="00BA6661"/>
    <w:rsid w:val="00BB2325"/>
    <w:rsid w:val="00BB3F7A"/>
    <w:rsid w:val="00BD509B"/>
    <w:rsid w:val="00BE3B1C"/>
    <w:rsid w:val="00BE3C43"/>
    <w:rsid w:val="00BF1FEC"/>
    <w:rsid w:val="00C131C9"/>
    <w:rsid w:val="00C21C18"/>
    <w:rsid w:val="00C468EA"/>
    <w:rsid w:val="00C56CA9"/>
    <w:rsid w:val="00C6341D"/>
    <w:rsid w:val="00C6570E"/>
    <w:rsid w:val="00C90149"/>
    <w:rsid w:val="00C93143"/>
    <w:rsid w:val="00CA231E"/>
    <w:rsid w:val="00CB7B62"/>
    <w:rsid w:val="00CC1874"/>
    <w:rsid w:val="00CC6B11"/>
    <w:rsid w:val="00CE00EE"/>
    <w:rsid w:val="00CF2E69"/>
    <w:rsid w:val="00CF4E68"/>
    <w:rsid w:val="00D039AE"/>
    <w:rsid w:val="00D16620"/>
    <w:rsid w:val="00D340AB"/>
    <w:rsid w:val="00D423B5"/>
    <w:rsid w:val="00D435A3"/>
    <w:rsid w:val="00D4629F"/>
    <w:rsid w:val="00D504D9"/>
    <w:rsid w:val="00D60D18"/>
    <w:rsid w:val="00D66763"/>
    <w:rsid w:val="00D809FA"/>
    <w:rsid w:val="00D94E53"/>
    <w:rsid w:val="00DA271A"/>
    <w:rsid w:val="00DB3CC6"/>
    <w:rsid w:val="00DC1105"/>
    <w:rsid w:val="00DD7C28"/>
    <w:rsid w:val="00DE0D6E"/>
    <w:rsid w:val="00DE0FA6"/>
    <w:rsid w:val="00E04848"/>
    <w:rsid w:val="00E07C8B"/>
    <w:rsid w:val="00E15E16"/>
    <w:rsid w:val="00E349AD"/>
    <w:rsid w:val="00E4107A"/>
    <w:rsid w:val="00E52F67"/>
    <w:rsid w:val="00E5781A"/>
    <w:rsid w:val="00E57862"/>
    <w:rsid w:val="00E629F6"/>
    <w:rsid w:val="00E66427"/>
    <w:rsid w:val="00E67977"/>
    <w:rsid w:val="00E90941"/>
    <w:rsid w:val="00E966FD"/>
    <w:rsid w:val="00EC6531"/>
    <w:rsid w:val="00ED4C6E"/>
    <w:rsid w:val="00ED764B"/>
    <w:rsid w:val="00EE2EFB"/>
    <w:rsid w:val="00EE4CDE"/>
    <w:rsid w:val="00EE5075"/>
    <w:rsid w:val="00EF6C5A"/>
    <w:rsid w:val="00F07C85"/>
    <w:rsid w:val="00F131E7"/>
    <w:rsid w:val="00F15494"/>
    <w:rsid w:val="00F24728"/>
    <w:rsid w:val="00F27E47"/>
    <w:rsid w:val="00F3149C"/>
    <w:rsid w:val="00F54A1C"/>
    <w:rsid w:val="00F557C2"/>
    <w:rsid w:val="00F573AF"/>
    <w:rsid w:val="00F60894"/>
    <w:rsid w:val="00F678EF"/>
    <w:rsid w:val="00FA5914"/>
    <w:rsid w:val="00FA662E"/>
    <w:rsid w:val="00FB4F1C"/>
    <w:rsid w:val="00FD4A51"/>
    <w:rsid w:val="00FF5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1.png"/><Relationship Id="rId89" Type="http://schemas.openxmlformats.org/officeDocument/2006/relationships/hyperlink" Target="https://portal.azure.com/" TargetMode="External"/><Relationship Id="rId16" Type="http://schemas.openxmlformats.org/officeDocument/2006/relationships/hyperlink" Target="http://go.microsoft.com/?linkid=9811175" TargetMode="External"/><Relationship Id="rId11" Type="http://schemas.openxmlformats.org/officeDocument/2006/relationships/hyperlink" Target="http://www.windowsazure.com/en-us/documentation/articles/web-sites-scale/" TargetMode="External"/><Relationship Id="rId32" Type="http://schemas.openxmlformats.org/officeDocument/2006/relationships/image" Target="media/image15.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image" Target="media/image66.png"/><Relationship Id="rId95" Type="http://schemas.microsoft.com/office/2011/relationships/people" Target="people.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s://products.office.com/en-us/business/office-365-enterprise-e3-business-software" TargetMode="External"/><Relationship Id="rId51" Type="http://schemas.openxmlformats.org/officeDocument/2006/relationships/image" Target="media/image32.png"/><Relationship Id="rId72" Type="http://schemas.openxmlformats.org/officeDocument/2006/relationships/hyperlink" Target="https://manage.windowsazure.com" TargetMode="External"/><Relationship Id="rId80" Type="http://schemas.openxmlformats.org/officeDocument/2006/relationships/hyperlink" Target="https://mysharepointtenant-admin.sharepoint.com" TargetMode="External"/><Relationship Id="rId85" Type="http://schemas.openxmlformats.org/officeDocument/2006/relationships/image" Target="media/image62.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windowsazure.com/en-us/pricing/details/web-sites/"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mysharepointtenant-admin.sharepoint.com"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3.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5.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7.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icrosoft.com/en-in/download/details.aspx?id=256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mysharepointtenant-my.sharepoint.com"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technet.microsoft.com/en-us/library/hh967642"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59.png"/><Relationship Id="rId86" Type="http://schemas.openxmlformats.org/officeDocument/2006/relationships/image" Target="media/image63.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office.microsoft.com/en-us/business/compare-all-office-365-for-business-plans-FX104051403.aspx" TargetMode="External"/><Relationship Id="rId13" Type="http://schemas.openxmlformats.org/officeDocument/2006/relationships/hyperlink" Target="http://www.windowsazure.com/en-us/documentation/articles/web-sites-scale/" TargetMode="External"/><Relationship Id="rId18" Type="http://schemas.openxmlformats.org/officeDocument/2006/relationships/image" Target="media/image1.png"/><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myexampletenant.sharepoint.com/sites/contentTypeHub" TargetMode="Externa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4.png"/><Relationship Id="rId61" Type="http://schemas.openxmlformats.org/officeDocument/2006/relationships/image" Target="media/image42.png"/><Relationship Id="rId82" Type="http://schemas.openxmlformats.org/officeDocument/2006/relationships/hyperlink" Target="https://portal.azure.com/" TargetMode="External"/><Relationship Id="rId19" Type="http://schemas.openxmlformats.org/officeDocument/2006/relationships/image" Target="media/image2.png"/><Relationship Id="rId14" Type="http://schemas.openxmlformats.org/officeDocument/2006/relationships/hyperlink" Target="http://www.microsoft.com/en-us/download/details.aspx?id=35588"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7.png"/><Relationship Id="rId77"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26D8A-0827-4785-B412-577BFAED8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63</Pages>
  <Words>4435</Words>
  <Characters>25281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Swapnil Mirjolkar | MAQ Software</cp:lastModifiedBy>
  <cp:revision>133</cp:revision>
  <dcterms:created xsi:type="dcterms:W3CDTF">2016-02-16T17:29:00Z</dcterms:created>
  <dcterms:modified xsi:type="dcterms:W3CDTF">2016-02-26T06:55:00Z</dcterms:modified>
</cp:coreProperties>
</file>